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E258C" w14:textId="2241B589" w:rsidR="00211C25" w:rsidRDefault="00F91E52">
      <w:pPr>
        <w:rPr>
          <w:ins w:id="0" w:author="Xing" w:date="2018-04-20T21:45:00Z"/>
        </w:rPr>
        <w:pPrChange w:id="1" w:author="Xing" w:date="2018-04-20T21:45:00Z">
          <w:pPr>
            <w:pStyle w:val="Title"/>
          </w:pPr>
        </w:pPrChange>
      </w:pPr>
      <w:ins w:id="2" w:author="Xing" w:date="2018-04-19T16:23:00Z">
        <w:r>
          <w:t xml:space="preserve">Grade: </w:t>
        </w:r>
      </w:ins>
      <w:ins w:id="3" w:author="Xing" w:date="2018-04-20T21:44:00Z">
        <w:r w:rsidR="007544AF">
          <w:t>9</w:t>
        </w:r>
      </w:ins>
      <w:ins w:id="4" w:author="Xing" w:date="2018-04-20T23:18:00Z">
        <w:r w:rsidR="00F72978">
          <w:t>4</w:t>
        </w:r>
      </w:ins>
      <w:ins w:id="5" w:author="Xing" w:date="2018-04-20T23:15:00Z">
        <w:r w:rsidR="003C51FE">
          <w:t>+3(best Kaggle score)=9</w:t>
        </w:r>
      </w:ins>
      <w:ins w:id="6" w:author="Xing" w:date="2018-04-20T23:18:00Z">
        <w:r w:rsidR="00F72978">
          <w:t>7</w:t>
        </w:r>
      </w:ins>
      <w:bookmarkStart w:id="7" w:name="_GoBack"/>
      <w:bookmarkEnd w:id="7"/>
    </w:p>
    <w:p w14:paraId="0366E256" w14:textId="745AF047" w:rsidR="007544AF" w:rsidRDefault="007544AF">
      <w:pPr>
        <w:rPr>
          <w:ins w:id="8" w:author="Xing" w:date="2018-04-20T21:44:00Z"/>
        </w:rPr>
        <w:pPrChange w:id="9" w:author="Xing" w:date="2018-04-20T21:45:00Z">
          <w:pPr>
            <w:pStyle w:val="Title"/>
          </w:pPr>
        </w:pPrChange>
      </w:pPr>
      <w:ins w:id="10" w:author="Xing" w:date="2018-04-20T21:45:00Z">
        <w:r>
          <w:t xml:space="preserve">This a complete analysis with well written and organized report. I would suggest you to </w:t>
        </w:r>
      </w:ins>
      <w:ins w:id="11" w:author="Xing" w:date="2018-04-20T21:46:00Z">
        <w:r>
          <w:t xml:space="preserve">always write out the regression model with estimated coefficients when the number of predictors </w:t>
        </w:r>
      </w:ins>
      <w:ins w:id="12" w:author="Xing" w:date="2018-04-20T21:47:00Z">
        <w:r>
          <w:t>isn’t</w:t>
        </w:r>
      </w:ins>
      <w:ins w:id="13" w:author="Xing" w:date="2018-04-20T21:46:00Z">
        <w:r>
          <w:t xml:space="preserve"> large.</w:t>
        </w:r>
      </w:ins>
      <w:ins w:id="14" w:author="Xing" w:date="2018-04-20T21:47:00Z">
        <w:r>
          <w:t xml:space="preserve"> </w:t>
        </w:r>
      </w:ins>
    </w:p>
    <w:p w14:paraId="144D4CE7" w14:textId="77777777" w:rsidR="007544AF" w:rsidRDefault="007544AF" w:rsidP="004E1AED">
      <w:pPr>
        <w:pStyle w:val="Title"/>
        <w:rPr>
          <w:color w:val="2C2C2C" w:themeColor="text1"/>
        </w:rPr>
      </w:pPr>
    </w:p>
    <w:p w14:paraId="45E730F2" w14:textId="5A9C4BA0" w:rsidR="006F777B" w:rsidRPr="000903F1" w:rsidRDefault="000903F1" w:rsidP="004E1AED">
      <w:pPr>
        <w:pStyle w:val="Title"/>
        <w:rPr>
          <w:color w:val="2C2C2C" w:themeColor="text1"/>
        </w:rPr>
      </w:pPr>
      <w:r w:rsidRPr="000903F1">
        <w:rPr>
          <w:color w:val="2C2C2C" w:themeColor="text1"/>
        </w:rPr>
        <w:t>Ames Housing</w:t>
      </w:r>
      <w:r w:rsidR="006F777B">
        <w:rPr>
          <w:color w:val="2C2C2C" w:themeColor="text1"/>
        </w:rPr>
        <w:t xml:space="preserve"> Analysis</w:t>
      </w:r>
    </w:p>
    <w:p w14:paraId="3B35DD75" w14:textId="2C4E41CC" w:rsidR="00194DF6" w:rsidRPr="000903F1" w:rsidRDefault="000903F1" w:rsidP="000903F1">
      <w:pPr>
        <w:pStyle w:val="Heading2"/>
        <w:rPr>
          <w:rStyle w:val="Heading2Char"/>
        </w:rPr>
      </w:pPr>
      <w:r>
        <w:t>Introduction</w:t>
      </w:r>
    </w:p>
    <w:p w14:paraId="3491DAA1" w14:textId="77777777" w:rsidR="009B4D24" w:rsidRDefault="00725981" w:rsidP="00725981">
      <w:r>
        <w:t>This research is conducted</w:t>
      </w:r>
      <w:r w:rsidR="009B4D24">
        <w:t xml:space="preserve"> on behalf of Century 21 Ames. </w:t>
      </w:r>
      <w:r>
        <w:t xml:space="preserve">We will be analyzing housing data for Ames, Iowa collected between 2006 and 2010. </w:t>
      </w:r>
    </w:p>
    <w:p w14:paraId="12BA1A61" w14:textId="77777777" w:rsidR="009B4D24" w:rsidRDefault="00AF20B7" w:rsidP="00725981">
      <w:r>
        <w:t xml:space="preserve">The original data set, collected by Dean De Cock, contains 2930 observations and a large variety of explanatory variables (23 nominal, 23 ordinal, 14 discrete, and 20 continuous) involved in assessing </w:t>
      </w:r>
      <w:r w:rsidR="005A3E0F">
        <w:t>property values</w:t>
      </w:r>
      <w:r>
        <w:t xml:space="preserve">. </w:t>
      </w:r>
    </w:p>
    <w:p w14:paraId="7203242E" w14:textId="77777777" w:rsidR="009B4D24" w:rsidRDefault="00725981" w:rsidP="00725981">
      <w:r>
        <w:t>In the</w:t>
      </w:r>
      <w:r w:rsidRPr="00206427">
        <w:t xml:space="preserve"> first analysis, we </w:t>
      </w:r>
      <w:r>
        <w:t>will be looking at</w:t>
      </w:r>
      <w:r w:rsidRPr="00206427">
        <w:t xml:space="preserve"> the relationship between sale price </w:t>
      </w:r>
      <w:r>
        <w:t xml:space="preserve">and total square footage for each home </w:t>
      </w:r>
      <w:r w:rsidR="005658B5">
        <w:t>in</w:t>
      </w:r>
      <w:r w:rsidR="00AF20B7">
        <w:t xml:space="preserve"> three specific neighborhoods:</w:t>
      </w:r>
      <w:r w:rsidRPr="00206427">
        <w:t xml:space="preserve"> North Ames, Eastwoo</w:t>
      </w:r>
      <w:r w:rsidR="009B4D24">
        <w:t>d, and Brookside neighborhoods.</w:t>
      </w:r>
      <w:r w:rsidR="005658B5">
        <w:t xml:space="preserve"> </w:t>
      </w:r>
    </w:p>
    <w:p w14:paraId="4A11F242" w14:textId="04CAC563" w:rsidR="004E1AED" w:rsidRDefault="005658B5" w:rsidP="00725981">
      <w:r>
        <w:t>F</w:t>
      </w:r>
      <w:r w:rsidR="00725981" w:rsidRPr="00206427">
        <w:t>or the second analysis</w:t>
      </w:r>
      <w:r w:rsidR="00AF20B7">
        <w:t>,</w:t>
      </w:r>
      <w:r w:rsidR="00725981" w:rsidRPr="00206427">
        <w:t xml:space="preserve"> we </w:t>
      </w:r>
      <w:r>
        <w:t xml:space="preserve">will be </w:t>
      </w:r>
      <w:r w:rsidR="00FE00C4">
        <w:t>looking at</w:t>
      </w:r>
      <w:r w:rsidR="00725981" w:rsidRPr="00206427">
        <w:t xml:space="preserve"> all neighborhoods</w:t>
      </w:r>
      <w:r>
        <w:t xml:space="preserve"> in Ames</w:t>
      </w:r>
      <w:r w:rsidR="00FE00C4">
        <w:t xml:space="preserve"> to predict the sale price of homes</w:t>
      </w:r>
      <w:r w:rsidR="00725981" w:rsidRPr="00206427">
        <w:t>.</w:t>
      </w:r>
    </w:p>
    <w:p w14:paraId="2388B33A" w14:textId="77777777" w:rsidR="00706880" w:rsidRDefault="00706880">
      <w:pPr>
        <w:rPr>
          <w:rFonts w:asciiTheme="majorHAnsi" w:eastAsiaTheme="majorEastAsia" w:hAnsiTheme="majorHAnsi" w:cstheme="majorBidi"/>
          <w:caps/>
          <w:spacing w:val="15"/>
        </w:rPr>
      </w:pPr>
      <w:r>
        <w:br w:type="page"/>
      </w:r>
    </w:p>
    <w:p w14:paraId="76BC162D" w14:textId="33BE3875" w:rsidR="000903F1" w:rsidRDefault="000903F1" w:rsidP="000903F1">
      <w:pPr>
        <w:pStyle w:val="Heading2"/>
      </w:pPr>
      <w:r>
        <w:lastRenderedPageBreak/>
        <w:t>Question 1</w:t>
      </w:r>
    </w:p>
    <w:p w14:paraId="7AA80E3C" w14:textId="26A872FB" w:rsidR="000903F1" w:rsidRDefault="008144AF" w:rsidP="000903F1">
      <w:r>
        <w:t xml:space="preserve">For this analysis we will be assessing the </w:t>
      </w:r>
      <w:r w:rsidR="004A4245">
        <w:t>relationship between the square footage</w:t>
      </w:r>
      <w:r w:rsidR="007214E7">
        <w:t xml:space="preserve"> (sqft)</w:t>
      </w:r>
      <w:r w:rsidR="004A4245">
        <w:t xml:space="preserve"> of a property and the sale pri</w:t>
      </w:r>
      <w:r w:rsidR="00425991">
        <w:t>ce in the North Ames, Eastwood and Brookside neighborhoods.</w:t>
      </w:r>
      <w:r w:rsidR="009B4D24">
        <w:t xml:space="preserve"> Specifically,</w:t>
      </w:r>
      <w:r w:rsidR="00F34943">
        <w:t xml:space="preserve"> we will </w:t>
      </w:r>
      <w:r w:rsidR="00EF51A1">
        <w:t>be</w:t>
      </w:r>
      <w:r w:rsidR="00F34943">
        <w:t xml:space="preserve"> </w:t>
      </w:r>
      <w:r w:rsidR="009B4D24">
        <w:t>examining</w:t>
      </w:r>
      <w:r w:rsidR="00EF51A1">
        <w:t xml:space="preserve"> a subset from the larger data pool</w:t>
      </w:r>
      <w:r w:rsidR="009B4D24">
        <w:t>, using</w:t>
      </w:r>
      <w:r w:rsidR="00EF51A1">
        <w:t xml:space="preserve"> 381 observations </w:t>
      </w:r>
      <w:r w:rsidR="007D7692">
        <w:t xml:space="preserve">from </w:t>
      </w:r>
      <w:r w:rsidR="001F6D30">
        <w:t>the 3 neighborhoods of inter</w:t>
      </w:r>
      <w:r w:rsidR="009B4D24">
        <w:t>est.</w:t>
      </w:r>
      <w:r w:rsidR="00280E26">
        <w:t xml:space="preserve"> Our model</w:t>
      </w:r>
      <w:r w:rsidR="00C903D6">
        <w:t>,</w:t>
      </w:r>
      <w:r w:rsidR="00963F99">
        <w:t xml:space="preserve"> </w:t>
      </w:r>
      <w:r w:rsidR="00280E26">
        <w:t xml:space="preserve">taking in to account the neighborhoods as the interaction </w:t>
      </w:r>
      <w:r w:rsidR="00C903D6">
        <w:t>term, looks like this</w:t>
      </w:r>
      <w:r w:rsidR="00280E26">
        <w:t>:</w:t>
      </w:r>
    </w:p>
    <w:p w14:paraId="47EA48DE" w14:textId="3C4681E3" w:rsidR="00DC5FA3" w:rsidRPr="00DC5FA3" w:rsidRDefault="00013C1B" w:rsidP="00DC5FA3">
      <w:pPr>
        <w:ind w:right="-270"/>
        <w:rPr>
          <w:bCs/>
          <w:sz w:val="20"/>
        </w:rPr>
      </w:pPr>
      <m:oMathPara>
        <m:oMath>
          <m:groupChr>
            <m:groupChrPr>
              <m:chr m:val="^"/>
              <m:pos m:val="top"/>
              <m:vertJc m:val="bot"/>
              <m:ctrlPr>
                <w:rPr>
                  <w:rFonts w:ascii="Cambria Math" w:hAnsi="Cambria Math"/>
                  <w:bCs/>
                  <w:sz w:val="20"/>
                </w:rPr>
              </m:ctrlPr>
            </m:groupChrPr>
            <m:e>
              <m:r>
                <m:rPr>
                  <m:sty m:val="b"/>
                </m:rPr>
                <w:rPr>
                  <w:rFonts w:ascii="Cambria Math" w:hAnsi="Cambria Math"/>
                  <w:sz w:val="20"/>
                </w:rPr>
                <m:t>Sale Price</m:t>
              </m:r>
            </m:e>
          </m:groupChr>
          <m:r>
            <m:rPr>
              <m:sty m:val="b"/>
            </m:rPr>
            <w:rPr>
              <w:rFonts w:ascii="Cambria Math" w:hAnsi="Cambria Math"/>
              <w:sz w:val="20"/>
            </w:rPr>
            <m: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0</m:t>
              </m:r>
            </m:sub>
          </m:sSub>
          <m:r>
            <m:rPr>
              <m:sty m:val="b"/>
            </m:rPr>
            <w:rPr>
              <w:rFonts w:ascii="Cambria Math" w:hAnsi="Cambria Math"/>
              <w:sz w:val="20"/>
            </w:rPr>
            <m: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1</m:t>
              </m:r>
            </m:sub>
          </m:sSub>
          <m:r>
            <m:rPr>
              <m:sty m:val="b"/>
            </m:rPr>
            <w:rPr>
              <w:rFonts w:ascii="Cambria Math" w:hAnsi="Cambria Math"/>
              <w:sz w:val="20"/>
            </w:rPr>
            <m:t>⋅Brookside+</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2</m:t>
              </m:r>
            </m:sub>
          </m:sSub>
          <m:r>
            <m:rPr>
              <m:sty m:val="b"/>
            </m:rPr>
            <w:rPr>
              <w:rFonts w:ascii="Cambria Math" w:hAnsi="Cambria Math"/>
              <w:sz w:val="20"/>
            </w:rPr>
            <m:t>⋅Edwards+</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3</m:t>
              </m:r>
            </m:sub>
          </m:sSub>
          <m:r>
            <m:rPr>
              <m:sty m:val="b"/>
            </m:rPr>
            <w:rPr>
              <w:rFonts w:ascii="Cambria Math" w:hAnsi="Cambria Math"/>
              <w:sz w:val="20"/>
            </w:rPr>
            <m:t>⋅sqft+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4</m:t>
              </m:r>
            </m:sub>
          </m:sSub>
          <m:r>
            <m:rPr>
              <m:sty m:val="b"/>
            </m:rPr>
            <w:rPr>
              <w:rFonts w:ascii="Cambria Math" w:hAnsi="Cambria Math"/>
              <w:sz w:val="20"/>
            </w:rPr>
            <m:t>⋅Brookside⋅sqft+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5</m:t>
              </m:r>
            </m:sub>
          </m:sSub>
          <m:r>
            <m:rPr>
              <m:sty m:val="b"/>
            </m:rPr>
            <w:rPr>
              <w:rFonts w:ascii="Cambria Math" w:hAnsi="Cambria Math"/>
              <w:sz w:val="20"/>
            </w:rPr>
            <m:t>⋅Edwards⋅sqft</m:t>
          </m:r>
        </m:oMath>
      </m:oMathPara>
    </w:p>
    <w:p w14:paraId="53019077" w14:textId="2324D3AA" w:rsidR="009B4D24" w:rsidRDefault="00B355C0" w:rsidP="000903F1">
      <w:r>
        <w:t>After initial assessment of the data (Figure</w:t>
      </w:r>
      <w:r w:rsidR="009B4D24">
        <w:t>s</w:t>
      </w:r>
      <w:r>
        <w:t xml:space="preserve"> 1</w:t>
      </w:r>
      <w:r w:rsidR="004A576B">
        <w:t xml:space="preserve"> &amp;</w:t>
      </w:r>
      <w:r w:rsidR="009B4D24">
        <w:t xml:space="preserve"> </w:t>
      </w:r>
      <w:r w:rsidR="004A576B">
        <w:t>2</w:t>
      </w:r>
      <w:r>
        <w:t>), we deemed it best to p</w:t>
      </w:r>
      <w:r w:rsidR="00935F91">
        <w:t>er</w:t>
      </w:r>
      <w:r>
        <w:t xml:space="preserve">form a log of both sale price </w:t>
      </w:r>
      <w:r w:rsidR="009B4D24">
        <w:t xml:space="preserve"> </w:t>
      </w:r>
      <w:r w:rsidR="007214E7">
        <w:t>(log</w:t>
      </w:r>
      <w:r w:rsidR="009B4D24">
        <w:t>[</w:t>
      </w:r>
      <w:r w:rsidR="007214E7">
        <w:t>sale</w:t>
      </w:r>
      <w:r w:rsidR="009B4D24">
        <w:t>]</w:t>
      </w:r>
      <w:r w:rsidR="007214E7">
        <w:t xml:space="preserve">) </w:t>
      </w:r>
      <w:r>
        <w:t>and property square footage</w:t>
      </w:r>
      <w:r w:rsidR="007214E7">
        <w:t xml:space="preserve"> (log</w:t>
      </w:r>
      <w:r w:rsidR="009B4D24">
        <w:t>[</w:t>
      </w:r>
      <w:r w:rsidR="007214E7">
        <w:t>sqft</w:t>
      </w:r>
      <w:r w:rsidR="009B4D24">
        <w:t>]</w:t>
      </w:r>
      <w:r w:rsidR="007214E7">
        <w:t>)</w:t>
      </w:r>
      <w:r w:rsidR="009B4D24">
        <w:t xml:space="preserve">. </w:t>
      </w:r>
      <w:r>
        <w:t>The results improved the normality a</w:t>
      </w:r>
      <w:r w:rsidR="007214E7">
        <w:t>nd linearity of the data (Figure</w:t>
      </w:r>
      <w:r w:rsidR="009B4D24">
        <w:t>s</w:t>
      </w:r>
      <w:r w:rsidR="007214E7">
        <w:t xml:space="preserve"> </w:t>
      </w:r>
      <w:r w:rsidR="004A576B">
        <w:t>1 &amp; 3</w:t>
      </w:r>
      <w:r w:rsidR="00B5727B">
        <w:t>): specifically, we went from an initial adjusted r</w:t>
      </w:r>
      <w:r w:rsidR="00B5727B" w:rsidRPr="00B5727B">
        <w:rPr>
          <w:vertAlign w:val="superscript"/>
        </w:rPr>
        <w:t>2</w:t>
      </w:r>
      <w:r w:rsidR="00B5727B">
        <w:t xml:space="preserve"> of .3917 to .5056.</w:t>
      </w:r>
    </w:p>
    <w:p w14:paraId="06BC848C" w14:textId="56D8DFFF" w:rsidR="000903F1" w:rsidRDefault="009B4D24" w:rsidP="009B4D24">
      <w:r>
        <w:t xml:space="preserve">Even after log transformation, however, we found that there were still a </w:t>
      </w:r>
      <w:r w:rsidR="00341E80">
        <w:t xml:space="preserve">small </w:t>
      </w:r>
      <w:r>
        <w:t xml:space="preserve">number of potential outliers, specifically in the Edwards neighborhood. </w:t>
      </w:r>
      <w:r w:rsidR="00935F91">
        <w:t>We omitted these properties based on their studentized residual leverage score and Cook’s D and found that the linearity and normality of the data improved even more</w:t>
      </w:r>
      <w:r w:rsidR="004A576B">
        <w:t xml:space="preserve"> (Figure 4)</w:t>
      </w:r>
      <w:r w:rsidR="00341E80">
        <w:t>; we determined that the degree of improvement in the model were worth the omissions</w:t>
      </w:r>
      <w:r w:rsidR="00B5727B">
        <w:t xml:space="preserve">, and further improved our </w:t>
      </w:r>
      <w:commentRangeStart w:id="15"/>
      <w:r w:rsidR="00B5727B">
        <w:t>r</w:t>
      </w:r>
      <w:r w:rsidR="00B5727B" w:rsidRPr="00B5727B">
        <w:rPr>
          <w:vertAlign w:val="superscript"/>
        </w:rPr>
        <w:t>2</w:t>
      </w:r>
      <w:r w:rsidR="00B5727B">
        <w:t xml:space="preserve"> </w:t>
      </w:r>
      <w:commentRangeEnd w:id="15"/>
      <w:r w:rsidR="00333D40">
        <w:rPr>
          <w:rStyle w:val="CommentReference"/>
        </w:rPr>
        <w:commentReference w:id="15"/>
      </w:r>
      <w:r w:rsidR="00B5727B">
        <w:t>from .5056 to .5216</w:t>
      </w:r>
      <w:r w:rsidR="00935F91">
        <w:t>.</w:t>
      </w:r>
      <w:r w:rsidR="00341E80">
        <w:t xml:space="preserve"> </w:t>
      </w:r>
      <w:r w:rsidR="00530257">
        <w:t>We ran the regression, using North Ames as reference, and found interaction between all terms to be significant at the p</w:t>
      </w:r>
      <w:r w:rsidR="00341E80">
        <w:t xml:space="preserve"> </w:t>
      </w:r>
      <w:r w:rsidR="00530257">
        <w:t>=</w:t>
      </w:r>
      <w:r w:rsidR="00341E80">
        <w:t xml:space="preserve"> </w:t>
      </w:r>
      <w:r w:rsidR="00530257">
        <w:t>0.05 level (Table 1</w:t>
      </w:r>
      <w:r w:rsidR="004A576B">
        <w:t xml:space="preserve"> and Figure 5</w:t>
      </w:r>
      <w:r w:rsidR="00530257">
        <w:t>).</w:t>
      </w:r>
      <w:r w:rsidR="004A576B">
        <w:t xml:space="preserve">  </w:t>
      </w:r>
    </w:p>
    <w:p w14:paraId="0FFBBF95" w14:textId="6B2E5108" w:rsidR="004A576B" w:rsidRDefault="004A576B" w:rsidP="000903F1">
      <w:r>
        <w:t>Using these results</w:t>
      </w:r>
      <w:r w:rsidR="00963F99">
        <w:t xml:space="preserve">, our model </w:t>
      </w:r>
      <w:r w:rsidR="009E186F">
        <w:t>now looks like this:</w:t>
      </w:r>
    </w:p>
    <w:p w14:paraId="70A2D1DA" w14:textId="31599819" w:rsidR="00280E26" w:rsidRPr="00280E26" w:rsidRDefault="00013C1B" w:rsidP="001F6D30">
      <w:pPr>
        <w:rPr>
          <w:b/>
          <w:sz w:val="18"/>
        </w:rPr>
      </w:pPr>
      <m:oMathPara>
        <m:oMath>
          <m:groupChr>
            <m:groupChrPr>
              <m:chr m:val="^"/>
              <m:pos m:val="top"/>
              <m:vertJc m:val="bot"/>
              <m:ctrlPr>
                <w:rPr>
                  <w:rFonts w:ascii="Cambria Math" w:hAnsi="Cambria Math"/>
                  <w:bCs/>
                  <w:sz w:val="18"/>
                </w:rPr>
              </m:ctrlPr>
            </m:groupChrPr>
            <m:e>
              <m:r>
                <m:rPr>
                  <m:sty m:val="b"/>
                </m:rPr>
                <w:rPr>
                  <w:rFonts w:ascii="Cambria Math" w:hAnsi="Cambria Math"/>
                  <w:sz w:val="18"/>
                </w:rPr>
                <m:t>LogSale</m:t>
              </m:r>
            </m:e>
          </m:groupChr>
          <m:r>
            <m:rPr>
              <m:sty m:val="b"/>
            </m:rPr>
            <w:rPr>
              <w:rFonts w:ascii="Cambria Math" w:hAnsi="Cambria Math"/>
              <w:sz w:val="18"/>
            </w:rPr>
            <m:t>=8.49-2.58⋅Brookside-1.57⋅Edwards+0.47⋅logsqft+0.35⋅Brookside⋅logsqft+0.2⋅Edwards⋅logsqft</m:t>
          </m:r>
        </m:oMath>
      </m:oMathPara>
    </w:p>
    <w:p w14:paraId="552CD351" w14:textId="057E8E10" w:rsidR="00280E26" w:rsidRPr="00280E26" w:rsidRDefault="00280E26" w:rsidP="001F6D30">
      <w:pPr>
        <w:rPr>
          <w:b/>
          <w:sz w:val="18"/>
        </w:rPr>
      </w:pPr>
      <w:r>
        <w:t>This model</w:t>
      </w:r>
      <w:r w:rsidR="00963F99">
        <w:t xml:space="preserve"> further</w:t>
      </w:r>
      <w:r>
        <w:t xml:space="preserve"> gives us three equations</w:t>
      </w:r>
      <w:r w:rsidR="009E186F">
        <w:t xml:space="preserve"> for sale price</w:t>
      </w:r>
      <w:r>
        <w:t>, one for each neighborhood:</w:t>
      </w:r>
    </w:p>
    <w:p w14:paraId="6E445E9D" w14:textId="7C4646F4" w:rsidR="008048DE" w:rsidRPr="00705F93" w:rsidRDefault="00705F93" w:rsidP="00341E80">
      <w:pPr>
        <w:spacing w:before="0" w:after="0"/>
        <w:ind w:left="720"/>
        <w:rPr>
          <w:rFonts w:ascii="Cambria Math" w:eastAsia="Calibri" w:hAnsi="Cambria Math" w:cs="Calibri"/>
          <w:color w:val="000000"/>
          <w:lang w:eastAsia="en-US"/>
        </w:rPr>
      </w:pPr>
      <w:r w:rsidRPr="00705F93">
        <w:rPr>
          <w:rFonts w:ascii="Cambria Math" w:eastAsia="Calibri" w:hAnsi="Cambria Math" w:cs="Calibri"/>
          <w:color w:val="000000"/>
          <w:lang w:eastAsia="en-US"/>
        </w:rPr>
        <w:t>{logsale</w:t>
      </w:r>
      <w:r w:rsidR="00874622">
        <w:rPr>
          <w:rFonts w:ascii="Cambria Math" w:eastAsia="Calibri" w:hAnsi="Cambria Math" w:cs="Calibri"/>
          <w:color w:val="000000"/>
          <w:lang w:eastAsia="en-US"/>
        </w:rPr>
        <w:t xml:space="preserve"> | Brookside</w:t>
      </w:r>
      <w:r w:rsidRPr="00705F93">
        <w:rPr>
          <w:rFonts w:ascii="Cambria Math" w:eastAsia="Calibri" w:hAnsi="Cambria Math" w:cs="Calibri"/>
          <w:color w:val="000000"/>
          <w:lang w:eastAsia="en-US"/>
        </w:rPr>
        <w:t>} = 5.91 + 0.82 logsqft</w:t>
      </w:r>
      <w:r w:rsidR="008048DE" w:rsidRPr="00705F93">
        <w:rPr>
          <w:rFonts w:ascii="Cambria Math" w:eastAsia="Calibri" w:hAnsi="Cambria Math" w:cs="Calibri"/>
          <w:color w:val="000000"/>
          <w:lang w:eastAsia="en-US"/>
        </w:rPr>
        <w:t xml:space="preserve"> </w:t>
      </w:r>
    </w:p>
    <w:p w14:paraId="4FEEA392" w14:textId="074F6BE0" w:rsidR="008048DE" w:rsidRPr="00705F93" w:rsidRDefault="008048DE" w:rsidP="00341E80">
      <w:pPr>
        <w:spacing w:before="0" w:after="0"/>
        <w:ind w:left="720"/>
        <w:rPr>
          <w:rFonts w:ascii="Cambria Math" w:eastAsia="Calibri" w:hAnsi="Cambria Math" w:cs="Calibri"/>
          <w:color w:val="000000"/>
          <w:lang w:eastAsia="en-US"/>
        </w:rPr>
      </w:pPr>
      <w:r w:rsidRPr="00705F93">
        <w:rPr>
          <w:rFonts w:ascii="Cambria Math" w:eastAsia="Calibri" w:hAnsi="Cambria Math" w:cs="Calibri"/>
          <w:color w:val="000000"/>
          <w:lang w:eastAsia="en-US"/>
        </w:rPr>
        <w:t>{</w:t>
      </w:r>
      <w:r w:rsidR="00705F93" w:rsidRPr="00705F93">
        <w:rPr>
          <w:rFonts w:ascii="Cambria Math" w:eastAsia="Calibri" w:hAnsi="Cambria Math" w:cs="Calibri"/>
          <w:color w:val="000000"/>
          <w:lang w:eastAsia="en-US"/>
        </w:rPr>
        <w:t>logsale</w:t>
      </w:r>
      <w:r w:rsidR="00874622">
        <w:rPr>
          <w:rFonts w:ascii="Cambria Math" w:eastAsia="Calibri" w:hAnsi="Cambria Math" w:cs="Calibri"/>
          <w:color w:val="000000"/>
          <w:lang w:eastAsia="en-US"/>
        </w:rPr>
        <w:t xml:space="preserve"> | Edwards</w:t>
      </w:r>
      <w:r w:rsidR="00705F93" w:rsidRPr="00705F93">
        <w:rPr>
          <w:rFonts w:ascii="Cambria Math" w:eastAsia="Calibri" w:hAnsi="Cambria Math" w:cs="Calibri"/>
          <w:color w:val="000000"/>
          <w:lang w:eastAsia="en-US"/>
        </w:rPr>
        <w:t>} = 6.92 + 0.67 logsqft</w:t>
      </w:r>
      <w:r w:rsidRPr="00705F93">
        <w:rPr>
          <w:rFonts w:ascii="Cambria Math" w:eastAsia="Calibri" w:hAnsi="Cambria Math" w:cs="Calibri"/>
          <w:color w:val="000000"/>
          <w:lang w:eastAsia="en-US"/>
        </w:rPr>
        <w:t xml:space="preserve"> </w:t>
      </w:r>
    </w:p>
    <w:p w14:paraId="1105FFAB" w14:textId="0AFE6FEF" w:rsidR="008048DE" w:rsidRPr="00705F93" w:rsidRDefault="00874622" w:rsidP="00341E80">
      <w:pPr>
        <w:spacing w:before="0" w:after="0"/>
        <w:ind w:left="720"/>
        <w:rPr>
          <w:rFonts w:ascii="Cambria Math" w:eastAsia="Calibri" w:hAnsi="Cambria Math" w:cs="Calibri"/>
          <w:color w:val="000000"/>
          <w:lang w:eastAsia="en-US"/>
        </w:rPr>
      </w:pPr>
      <w:r>
        <w:rPr>
          <w:rFonts w:ascii="Cambria Math" w:eastAsia="Calibri" w:hAnsi="Cambria Math" w:cs="Calibri"/>
          <w:color w:val="000000"/>
          <w:lang w:eastAsia="en-US"/>
        </w:rPr>
        <w:t>{</w:t>
      </w:r>
      <w:r w:rsidR="001C2293" w:rsidRPr="00705F93">
        <w:rPr>
          <w:rFonts w:ascii="Cambria Math" w:eastAsia="Calibri" w:hAnsi="Cambria Math" w:cs="Calibri"/>
          <w:color w:val="000000"/>
          <w:lang w:eastAsia="en-US"/>
        </w:rPr>
        <w:t>logsale</w:t>
      </w:r>
      <w:r w:rsidR="008048DE" w:rsidRPr="00705F93">
        <w:rPr>
          <w:rFonts w:ascii="Cambria Math" w:eastAsia="Calibri" w:hAnsi="Cambria Math" w:cs="Calibri"/>
          <w:color w:val="000000"/>
          <w:lang w:eastAsia="en-US"/>
        </w:rPr>
        <w:t xml:space="preserve"> | No</w:t>
      </w:r>
      <w:r>
        <w:rPr>
          <w:rFonts w:ascii="Cambria Math" w:eastAsia="Calibri" w:hAnsi="Cambria Math" w:cs="Calibri"/>
          <w:color w:val="000000"/>
          <w:lang w:eastAsia="en-US"/>
        </w:rPr>
        <w:t>rth Ames</w:t>
      </w:r>
      <w:r w:rsidR="001C2293" w:rsidRPr="00705F93">
        <w:rPr>
          <w:rFonts w:ascii="Cambria Math" w:eastAsia="Calibri" w:hAnsi="Cambria Math" w:cs="Calibri"/>
          <w:color w:val="000000"/>
          <w:lang w:eastAsia="en-US"/>
        </w:rPr>
        <w:t>} = 8.49 + 0.47 logsqft</w:t>
      </w:r>
    </w:p>
    <w:p w14:paraId="602BC438" w14:textId="77777777" w:rsidR="00432683" w:rsidRPr="00A75255" w:rsidRDefault="00432683" w:rsidP="00432683">
      <w:r>
        <w:t>We will address our findings and the implications of these formulae for each of the neighborhoods in question, in turn.</w:t>
      </w:r>
    </w:p>
    <w:p w14:paraId="0A1378EE" w14:textId="77777777" w:rsidR="00432683" w:rsidRDefault="00432683" w:rsidP="00432683">
      <w:pPr>
        <w:pStyle w:val="Heading3"/>
      </w:pPr>
      <w:r>
        <w:t>Brookside</w:t>
      </w:r>
    </w:p>
    <w:p w14:paraId="2812FB1C" w14:textId="7403B985" w:rsidR="00432683" w:rsidRDefault="00432683" w:rsidP="00432683">
      <w:commentRangeStart w:id="16"/>
      <w:r>
        <w:t>For Brookside, the model indicates that a doubling of the median square footage of a property in Brookside is associated with a 2</w:t>
      </w:r>
      <w:r w:rsidRPr="00A75255">
        <w:rPr>
          <w:vertAlign w:val="superscript"/>
        </w:rPr>
        <w:t>.82</w:t>
      </w:r>
      <w:r>
        <w:t xml:space="preserve"> = 1.765 multiplicative change in the median sale price. The predicted median for the sale price of a property in this location increases by 76.5% for each doubling of square footage, with a 95% confidence interval for this relationship being in the range of (2</w:t>
      </w:r>
      <w:r w:rsidRPr="00A75255">
        <w:rPr>
          <w:vertAlign w:val="superscript"/>
        </w:rPr>
        <w:t>.65</w:t>
      </w:r>
      <w:r>
        <w:t xml:space="preserve"> = 1.56, 2</w:t>
      </w:r>
      <w:r w:rsidRPr="00A75255">
        <w:rPr>
          <w:vertAlign w:val="superscript"/>
        </w:rPr>
        <w:t>.98</w:t>
      </w:r>
      <w:r>
        <w:t xml:space="preserve"> = 1.97), or 56% and 97%.</w:t>
      </w:r>
      <w:commentRangeEnd w:id="16"/>
      <w:r w:rsidR="009957B7">
        <w:rPr>
          <w:rStyle w:val="CommentReference"/>
        </w:rPr>
        <w:commentReference w:id="16"/>
      </w:r>
    </w:p>
    <w:p w14:paraId="7B3820EF" w14:textId="77777777" w:rsidR="00432683" w:rsidRPr="00705F93" w:rsidRDefault="00432683" w:rsidP="00432683">
      <w:pPr>
        <w:rPr>
          <w:rFonts w:ascii="Cambria Math" w:eastAsia="Calibri" w:hAnsi="Cambria Math" w:cs="Calibri"/>
          <w:color w:val="000000"/>
          <w:lang w:eastAsia="en-US"/>
        </w:rPr>
      </w:pPr>
      <w:r>
        <w:t xml:space="preserve">Using our formula, a baseline home with 100 square feet would have a median sale price of $16,092; each doubling of the square footage would multiply this by 1.765 (thus, 200 square feet would be $28,403; 400, $50,131; and so forth). </w:t>
      </w:r>
    </w:p>
    <w:p w14:paraId="350FE4E7" w14:textId="77777777" w:rsidR="00706880" w:rsidRDefault="00706880">
      <w:pPr>
        <w:rPr>
          <w:rFonts w:asciiTheme="majorHAnsi" w:eastAsiaTheme="majorEastAsia" w:hAnsiTheme="majorHAnsi" w:cstheme="majorBidi"/>
          <w:caps/>
          <w:color w:val="044D6E" w:themeColor="text2" w:themeShade="80"/>
          <w:spacing w:val="15"/>
        </w:rPr>
      </w:pPr>
      <w:r>
        <w:br w:type="page"/>
      </w:r>
    </w:p>
    <w:p w14:paraId="335460C5" w14:textId="7409BFCC" w:rsidR="00432683" w:rsidRDefault="00432683" w:rsidP="00432683">
      <w:pPr>
        <w:pStyle w:val="Heading3"/>
      </w:pPr>
      <w:r>
        <w:lastRenderedPageBreak/>
        <w:t>Edwards</w:t>
      </w:r>
    </w:p>
    <w:p w14:paraId="4711276E" w14:textId="77777777" w:rsidR="00432683" w:rsidRDefault="00432683" w:rsidP="00432683">
      <w:r>
        <w:t>For Edwards, the model indicates that a doubling of the median square footage of a property in Edwards is associated with a 2</w:t>
      </w:r>
      <w:r>
        <w:rPr>
          <w:vertAlign w:val="superscript"/>
        </w:rPr>
        <w:t>.67</w:t>
      </w:r>
      <w:r>
        <w:t xml:space="preserve"> = 1.59 multiplicative change in the median sale price. The predicted median for the sale price of a property in this location increases by 59% for each doubling of square footage, with a 95% confidence interval for this relationship being in the range of (2</w:t>
      </w:r>
      <w:r w:rsidRPr="00A75255">
        <w:rPr>
          <w:vertAlign w:val="superscript"/>
        </w:rPr>
        <w:t>.</w:t>
      </w:r>
      <w:r>
        <w:rPr>
          <w:vertAlign w:val="superscript"/>
        </w:rPr>
        <w:t>508</w:t>
      </w:r>
      <w:r>
        <w:t xml:space="preserve"> = 1.42, 2</w:t>
      </w:r>
      <w:r w:rsidRPr="00A75255">
        <w:rPr>
          <w:vertAlign w:val="superscript"/>
        </w:rPr>
        <w:t>.</w:t>
      </w:r>
      <w:r>
        <w:rPr>
          <w:vertAlign w:val="superscript"/>
        </w:rPr>
        <w:t>83</w:t>
      </w:r>
      <w:r>
        <w:t xml:space="preserve"> = 1.78), or 42% and 78%.</w:t>
      </w:r>
    </w:p>
    <w:p w14:paraId="782273D6" w14:textId="77777777" w:rsidR="00432683" w:rsidRDefault="00432683" w:rsidP="00432683">
      <w:r>
        <w:t xml:space="preserve">Using our formula, a baseline home with 100 square feet would have a median sale price of $22,144; each doubling of the square footage would multiply this by 1.59 (thus, 200 square feet would be $35,209; 400, $55,983; and so forth). </w:t>
      </w:r>
    </w:p>
    <w:p w14:paraId="5CC2C084" w14:textId="77777777" w:rsidR="00432683" w:rsidRDefault="00432683" w:rsidP="00432683">
      <w:pPr>
        <w:pStyle w:val="Heading3"/>
      </w:pPr>
      <w:r>
        <w:t>North Ames</w:t>
      </w:r>
    </w:p>
    <w:p w14:paraId="366077D2" w14:textId="58BC4C00" w:rsidR="00432683" w:rsidRDefault="00432683" w:rsidP="00432683">
      <w:r>
        <w:t>For North Ames, the model indicates that a doubling of the median square footage of a property in North Ames is associated with a 2</w:t>
      </w:r>
      <w:r>
        <w:rPr>
          <w:vertAlign w:val="superscript"/>
        </w:rPr>
        <w:t>.47</w:t>
      </w:r>
      <w:r>
        <w:t xml:space="preserve"> = 1.38 multiplicative change in the median sale price. The predicted median for the sale price of a property in this location increases by 38% for each doubling of square footage, with a 95% confidence interval for this relationship being in the range of (2</w:t>
      </w:r>
      <w:r w:rsidRPr="00A75255">
        <w:rPr>
          <w:vertAlign w:val="superscript"/>
        </w:rPr>
        <w:t>.</w:t>
      </w:r>
      <w:r>
        <w:rPr>
          <w:vertAlign w:val="superscript"/>
        </w:rPr>
        <w:t>38</w:t>
      </w:r>
      <w:r>
        <w:t xml:space="preserve"> = 1.3, 2</w:t>
      </w:r>
      <w:r w:rsidRPr="00A75255">
        <w:rPr>
          <w:vertAlign w:val="superscript"/>
        </w:rPr>
        <w:t>.</w:t>
      </w:r>
      <w:r>
        <w:rPr>
          <w:vertAlign w:val="superscript"/>
        </w:rPr>
        <w:t>56</w:t>
      </w:r>
      <w:r>
        <w:t xml:space="preserve"> = 1.47), or 30% and 47%.</w:t>
      </w:r>
    </w:p>
    <w:p w14:paraId="2DE19466" w14:textId="77777777" w:rsidR="00432683" w:rsidRDefault="00432683" w:rsidP="00432683">
      <w:r>
        <w:t xml:space="preserve">Using our formula, a baseline home with 100 square feet would have a median sale price of $42,376; each doubling of the square footage would multiply this by 1.38 (thus, 200 square feet would be $58,479; 400, $80,701; and so forth). </w:t>
      </w:r>
    </w:p>
    <w:p w14:paraId="6159E514" w14:textId="4E86E3ED" w:rsidR="00706880" w:rsidRDefault="00706880" w:rsidP="00706880">
      <w:pPr>
        <w:pStyle w:val="Heading3"/>
      </w:pPr>
      <w:commentRangeStart w:id="17"/>
      <w:r>
        <w:t>Conclusions</w:t>
      </w:r>
      <w:commentRangeEnd w:id="17"/>
      <w:r w:rsidR="00854AE7">
        <w:rPr>
          <w:rStyle w:val="CommentReference"/>
          <w:rFonts w:asciiTheme="minorHAnsi" w:eastAsiaTheme="minorEastAsia" w:hAnsiTheme="minorHAnsi" w:cstheme="minorBidi"/>
          <w:caps w:val="0"/>
          <w:color w:val="auto"/>
          <w:spacing w:val="0"/>
        </w:rPr>
        <w:commentReference w:id="17"/>
      </w:r>
    </w:p>
    <w:p w14:paraId="26645A57" w14:textId="49348FB5" w:rsidR="00654539" w:rsidRDefault="00BA14A4" w:rsidP="000903F1">
      <w:commentRangeStart w:id="18"/>
      <w:r>
        <w:t>T</w:t>
      </w:r>
      <w:r w:rsidR="00654539">
        <w:t>his was an observational study, thus</w:t>
      </w:r>
      <w:r w:rsidR="00654539" w:rsidRPr="00654539">
        <w:t xml:space="preserve"> we cannot</w:t>
      </w:r>
      <w:r w:rsidR="00654539">
        <w:t xml:space="preserve"> make</w:t>
      </w:r>
      <w:r w:rsidR="00654539" w:rsidRPr="00654539">
        <w:t xml:space="preserve"> infer</w:t>
      </w:r>
      <w:r w:rsidR="00654539">
        <w:t xml:space="preserve">ences to </w:t>
      </w:r>
      <w:r w:rsidR="00654539" w:rsidRPr="00654539">
        <w:t>causation</w:t>
      </w:r>
      <w:r w:rsidR="00432683">
        <w:t xml:space="preserve">. </w:t>
      </w:r>
      <w:commentRangeEnd w:id="18"/>
      <w:r w:rsidR="00785961">
        <w:rPr>
          <w:rStyle w:val="CommentReference"/>
        </w:rPr>
        <w:commentReference w:id="18"/>
      </w:r>
      <w:r w:rsidR="00654539">
        <w:t>There could be many other variables that contribute to the relationship between</w:t>
      </w:r>
      <w:r w:rsidR="00B542CF">
        <w:t xml:space="preserve"> property square footage and sale price</w:t>
      </w:r>
      <w:r w:rsidR="00341E80">
        <w:t>, and given the number of variables, most likely are</w:t>
      </w:r>
      <w:r w:rsidR="00706880">
        <w:t>.</w:t>
      </w:r>
    </w:p>
    <w:p w14:paraId="0079DD89" w14:textId="5C59E1B7" w:rsidR="00706880" w:rsidRPr="000903F1" w:rsidRDefault="00706880" w:rsidP="000903F1">
      <w:r>
        <w:t xml:space="preserve">Using our models to </w:t>
      </w:r>
      <w:r w:rsidR="00803662">
        <w:t>determine</w:t>
      </w:r>
      <w:r>
        <w:t xml:space="preserve"> sales price</w:t>
      </w:r>
      <w:r w:rsidR="00803662">
        <w:t xml:space="preserve">s of some of the homes within the </w:t>
      </w:r>
      <w:r>
        <w:t xml:space="preserve">data provided, these formulae are rough estimates: this should be understood especially given the range of the confidence intervals, provided earlier. In addition, the omission of all factors other than square footage would suggest that the results from these estimates should be taken as precisely that – estimates – with further analysis required to </w:t>
      </w:r>
      <w:r w:rsidR="00803662">
        <w:t>produce more accurate results.</w:t>
      </w:r>
    </w:p>
    <w:p w14:paraId="3064990B" w14:textId="77777777" w:rsidR="00706880" w:rsidRDefault="00706880">
      <w:pPr>
        <w:rPr>
          <w:rFonts w:asciiTheme="majorHAnsi" w:eastAsiaTheme="majorEastAsia" w:hAnsiTheme="majorHAnsi" w:cstheme="majorBidi"/>
          <w:caps/>
          <w:spacing w:val="15"/>
        </w:rPr>
      </w:pPr>
      <w:r>
        <w:br w:type="page"/>
      </w:r>
    </w:p>
    <w:p w14:paraId="2139FB6F" w14:textId="42AAE01D" w:rsidR="000903F1" w:rsidRDefault="000903F1" w:rsidP="000903F1">
      <w:pPr>
        <w:pStyle w:val="Heading2"/>
      </w:pPr>
      <w:r>
        <w:lastRenderedPageBreak/>
        <w:t>Question 2</w:t>
      </w:r>
    </w:p>
    <w:p w14:paraId="627FE9A4" w14:textId="5BBEAB31" w:rsidR="009B4D24" w:rsidRDefault="009B35DD" w:rsidP="00335EE6">
      <w:r>
        <w:t>For this analysis, we will be utilizing four different models to attempt to find the most accurate predictive model for homes in the Ames, Iowa area.</w:t>
      </w:r>
    </w:p>
    <w:p w14:paraId="27679D04" w14:textId="000DFDE6" w:rsidR="009B35DD" w:rsidRDefault="009B35DD" w:rsidP="00335EE6">
      <w:r>
        <w:t>Because of the nature of the data, we have opted to utilize the log transform of the sales price, rather than the raw sales price, for each of our models.</w:t>
      </w:r>
    </w:p>
    <w:p w14:paraId="3CBA5BCE" w14:textId="2909CCAF" w:rsidR="009B35DD" w:rsidRDefault="009B35DD" w:rsidP="00AB4459">
      <w:pPr>
        <w:pStyle w:val="Heading3"/>
      </w:pPr>
      <w:r>
        <w:t>Forward Selection</w:t>
      </w:r>
    </w:p>
    <w:p w14:paraId="5460C1FB" w14:textId="048EF891" w:rsidR="009B35DD" w:rsidRDefault="00AB4459" w:rsidP="00335EE6">
      <w:commentRangeStart w:id="19"/>
      <w:commentRangeStart w:id="20"/>
      <w:r>
        <w:rPr>
          <w:noProof/>
          <w:lang w:eastAsia="zh-CN"/>
        </w:rPr>
        <w:drawing>
          <wp:anchor distT="0" distB="0" distL="114300" distR="114300" simplePos="0" relativeHeight="251686912" behindDoc="0" locked="0" layoutInCell="1" allowOverlap="1" wp14:anchorId="3787CD2D" wp14:editId="22A1344A">
            <wp:simplePos x="0" y="0"/>
            <wp:positionH relativeFrom="column">
              <wp:posOffset>2238375</wp:posOffset>
            </wp:positionH>
            <wp:positionV relativeFrom="paragraph">
              <wp:posOffset>80645</wp:posOffset>
            </wp:positionV>
            <wp:extent cx="2616200" cy="194691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946910"/>
                    </a:xfrm>
                    <a:prstGeom prst="rect">
                      <a:avLst/>
                    </a:prstGeom>
                  </pic:spPr>
                </pic:pic>
              </a:graphicData>
            </a:graphic>
            <wp14:sizeRelH relativeFrom="page">
              <wp14:pctWidth>0</wp14:pctWidth>
            </wp14:sizeRelH>
            <wp14:sizeRelV relativeFrom="page">
              <wp14:pctHeight>0</wp14:pctHeight>
            </wp14:sizeRelV>
          </wp:anchor>
        </w:drawing>
      </w:r>
      <w:commentRangeEnd w:id="19"/>
      <w:r w:rsidR="00A778A7">
        <w:rPr>
          <w:rStyle w:val="CommentReference"/>
        </w:rPr>
        <w:commentReference w:id="19"/>
      </w:r>
      <w:r>
        <w:rPr>
          <w:noProof/>
          <w:lang w:eastAsia="zh-CN"/>
        </w:rPr>
        <w:drawing>
          <wp:anchor distT="0" distB="0" distL="114300" distR="114300" simplePos="0" relativeHeight="251687936" behindDoc="0" locked="0" layoutInCell="1" allowOverlap="1" wp14:anchorId="0D0D0D18" wp14:editId="7BE2845A">
            <wp:simplePos x="0" y="0"/>
            <wp:positionH relativeFrom="margin">
              <wp:align>right</wp:align>
            </wp:positionH>
            <wp:positionV relativeFrom="paragraph">
              <wp:posOffset>84455</wp:posOffset>
            </wp:positionV>
            <wp:extent cx="977265" cy="1908175"/>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977265" cy="1908175"/>
                    </a:xfrm>
                    <a:prstGeom prst="rect">
                      <a:avLst/>
                    </a:prstGeom>
                  </pic:spPr>
                </pic:pic>
              </a:graphicData>
            </a:graphic>
            <wp14:sizeRelH relativeFrom="page">
              <wp14:pctWidth>0</wp14:pctWidth>
            </wp14:sizeRelH>
            <wp14:sizeRelV relativeFrom="page">
              <wp14:pctHeight>0</wp14:pctHeight>
            </wp14:sizeRelV>
          </wp:anchor>
        </w:drawing>
      </w:r>
      <w:r w:rsidR="009B35DD">
        <w:t>The best forward selection model we built relies on the neighborhood of the home, its overall quality, square footage of the first finished basement (if any), and the ground floor living area</w:t>
      </w:r>
      <w:commentRangeEnd w:id="20"/>
      <w:r w:rsidR="005A05CE">
        <w:rPr>
          <w:rStyle w:val="CommentReference"/>
        </w:rPr>
        <w:commentReference w:id="20"/>
      </w:r>
      <w:r w:rsidR="009B35DD">
        <w:t xml:space="preserve">. </w:t>
      </w:r>
    </w:p>
    <w:p w14:paraId="444B2ACC" w14:textId="3E82AF37" w:rsidR="00AB4459" w:rsidRDefault="00AB4459" w:rsidP="00335EE6">
      <w:r>
        <w:t>While there are some outliers (see the figure to right), the overall quality of the residual plots are acceptable: if the relatively low quantity of outliers were not present, these would be random clouds, which is what we are looking for.</w:t>
      </w:r>
    </w:p>
    <w:p w14:paraId="2086A1A9" w14:textId="1D5FC4B1" w:rsidR="00AB4459" w:rsidRDefault="00AB4459" w:rsidP="00335EE6">
      <w:pPr>
        <w:rPr>
          <w:noProof/>
          <w:lang w:eastAsia="en-US"/>
        </w:rPr>
      </w:pPr>
      <w:r>
        <w:t>Similarly, the studentized residuals and Cook’s D appear to be acceptable, again with the exception of a small number of outliers.</w:t>
      </w:r>
    </w:p>
    <w:p w14:paraId="7E096A8D" w14:textId="05ECDFE6" w:rsidR="00AB4459" w:rsidRDefault="00AB4459" w:rsidP="00982682">
      <w:pPr>
        <w:pStyle w:val="Heading3"/>
        <w:rPr>
          <w:noProof/>
          <w:lang w:eastAsia="en-US"/>
        </w:rPr>
      </w:pPr>
      <w:r>
        <w:rPr>
          <w:noProof/>
          <w:lang w:eastAsia="en-US"/>
        </w:rPr>
        <w:t>Backward Selection</w:t>
      </w:r>
    </w:p>
    <w:p w14:paraId="4A49A287" w14:textId="40565957" w:rsidR="00AB4459" w:rsidRDefault="00982682" w:rsidP="00335EE6">
      <w:pPr>
        <w:rPr>
          <w:noProof/>
          <w:lang w:eastAsia="en-US"/>
        </w:rPr>
      </w:pPr>
      <w:r>
        <w:rPr>
          <w:noProof/>
          <w:lang w:eastAsia="zh-CN"/>
        </w:rPr>
        <w:drawing>
          <wp:anchor distT="0" distB="0" distL="114300" distR="114300" simplePos="0" relativeHeight="251688960" behindDoc="0" locked="0" layoutInCell="1" allowOverlap="1" wp14:anchorId="67C14AA7" wp14:editId="4B77E66D">
            <wp:simplePos x="0" y="0"/>
            <wp:positionH relativeFrom="column">
              <wp:posOffset>2076450</wp:posOffset>
            </wp:positionH>
            <wp:positionV relativeFrom="paragraph">
              <wp:posOffset>83820</wp:posOffset>
            </wp:positionV>
            <wp:extent cx="2703195" cy="2034540"/>
            <wp:effectExtent l="0" t="0" r="1905" b="381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703195" cy="2034540"/>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89984" behindDoc="0" locked="0" layoutInCell="1" allowOverlap="1" wp14:anchorId="7947C6E5" wp14:editId="4BAE355F">
            <wp:simplePos x="0" y="0"/>
            <wp:positionH relativeFrom="margin">
              <wp:align>right</wp:align>
            </wp:positionH>
            <wp:positionV relativeFrom="paragraph">
              <wp:posOffset>83820</wp:posOffset>
            </wp:positionV>
            <wp:extent cx="1063625" cy="2033905"/>
            <wp:effectExtent l="0" t="0" r="3175" b="4445"/>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063625" cy="2033905"/>
                    </a:xfrm>
                    <a:prstGeom prst="rect">
                      <a:avLst/>
                    </a:prstGeom>
                  </pic:spPr>
                </pic:pic>
              </a:graphicData>
            </a:graphic>
            <wp14:sizeRelH relativeFrom="page">
              <wp14:pctWidth>0</wp14:pctWidth>
            </wp14:sizeRelH>
            <wp14:sizeRelV relativeFrom="page">
              <wp14:pctHeight>0</wp14:pctHeight>
            </wp14:sizeRelV>
          </wp:anchor>
        </w:drawing>
      </w:r>
      <w:r w:rsidR="00AB4459">
        <w:rPr>
          <w:noProof/>
          <w:lang w:eastAsia="en-US"/>
        </w:rPr>
        <w:t xml:space="preserve">Our backward selection model found that 76 of the 78 potential explanatory variables available to us within the data had a statistically significant role to play in determining sales price. Specifically, the total basement square footage and ground floor living area were omitted: </w:t>
      </w:r>
      <w:r>
        <w:rPr>
          <w:noProof/>
          <w:lang w:eastAsia="en-US"/>
        </w:rPr>
        <w:t>given that these variables were redundant with others, this is not surprising.</w:t>
      </w:r>
      <w:r w:rsidRPr="00982682">
        <w:rPr>
          <w:noProof/>
          <w:lang w:eastAsia="en-US"/>
        </w:rPr>
        <w:t xml:space="preserve"> </w:t>
      </w:r>
    </w:p>
    <w:p w14:paraId="1FD59319" w14:textId="30B19A7E" w:rsidR="00982682" w:rsidRDefault="00982682" w:rsidP="00335EE6">
      <w:pPr>
        <w:rPr>
          <w:noProof/>
          <w:lang w:eastAsia="en-US"/>
        </w:rPr>
      </w:pPr>
      <w:r>
        <w:rPr>
          <w:noProof/>
          <w:lang w:eastAsia="en-US"/>
        </w:rPr>
        <w:t xml:space="preserve">Within this model were a large number of variables with notable non-constant variance. The common theme is presented in the figure, above, with the square footage of wood decking. While the studentized residuals are mostly clumped into an acceptable range, </w:t>
      </w:r>
      <w:commentRangeStart w:id="21"/>
      <w:r>
        <w:rPr>
          <w:noProof/>
          <w:lang w:eastAsia="en-US"/>
        </w:rPr>
        <w:t>the Cook’s D has several observations that are concerning, and indicate potential outliers, but should not impact the overall model strongly.</w:t>
      </w:r>
      <w:commentRangeEnd w:id="21"/>
      <w:r w:rsidR="005A05CE">
        <w:rPr>
          <w:rStyle w:val="CommentReference"/>
        </w:rPr>
        <w:commentReference w:id="21"/>
      </w:r>
    </w:p>
    <w:p w14:paraId="26D6CFA0" w14:textId="73467B95" w:rsidR="00A81B58" w:rsidRDefault="00A81B58" w:rsidP="00A81B58">
      <w:pPr>
        <w:pStyle w:val="Heading3"/>
        <w:rPr>
          <w:noProof/>
          <w:lang w:eastAsia="en-US"/>
        </w:rPr>
      </w:pPr>
      <w:r>
        <w:rPr>
          <w:noProof/>
          <w:lang w:eastAsia="en-US"/>
        </w:rPr>
        <w:lastRenderedPageBreak/>
        <w:t>Stepwise Selection</w:t>
      </w:r>
    </w:p>
    <w:p w14:paraId="19E7F8F5" w14:textId="4FA2BE94" w:rsidR="00A81B58" w:rsidRDefault="00A81B58" w:rsidP="00335EE6">
      <w:pPr>
        <w:rPr>
          <w:noProof/>
          <w:lang w:eastAsia="en-US"/>
        </w:rPr>
      </w:pPr>
      <w:r>
        <w:rPr>
          <w:noProof/>
          <w:lang w:eastAsia="zh-CN"/>
        </w:rPr>
        <w:drawing>
          <wp:anchor distT="0" distB="0" distL="114300" distR="114300" simplePos="0" relativeHeight="251691008" behindDoc="0" locked="0" layoutInCell="1" allowOverlap="1" wp14:anchorId="2FEA4ABB" wp14:editId="54D6375D">
            <wp:simplePos x="0" y="0"/>
            <wp:positionH relativeFrom="margin">
              <wp:posOffset>2198370</wp:posOffset>
            </wp:positionH>
            <wp:positionV relativeFrom="paragraph">
              <wp:posOffset>82550</wp:posOffset>
            </wp:positionV>
            <wp:extent cx="1124585" cy="2272665"/>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1124585" cy="227266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92032" behindDoc="0" locked="0" layoutInCell="1" allowOverlap="1" wp14:anchorId="073B8DFE" wp14:editId="2C136949">
            <wp:simplePos x="0" y="0"/>
            <wp:positionH relativeFrom="margin">
              <wp:align>right</wp:align>
            </wp:positionH>
            <wp:positionV relativeFrom="paragraph">
              <wp:posOffset>82550</wp:posOffset>
            </wp:positionV>
            <wp:extent cx="2616200" cy="304927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6200" cy="304927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t>Our stepwise selection model selected nine variables: neighborhood; building type; overall quality; overall condition; year built; roof material; square footage of the first finished basement; total basement square footage; and ground floor living area.</w:t>
      </w:r>
    </w:p>
    <w:p w14:paraId="05FCC0A9" w14:textId="0F139EEA" w:rsidR="00A81B58" w:rsidRDefault="00A81B58" w:rsidP="00335EE6">
      <w:pPr>
        <w:rPr>
          <w:noProof/>
          <w:lang w:eastAsia="en-US"/>
        </w:rPr>
      </w:pPr>
      <w:r>
        <w:rPr>
          <w:noProof/>
          <w:lang w:eastAsia="en-US"/>
        </w:rPr>
        <w:t>Our findings indicate that the residuals looked better than the previous two models, however there was still some uneven spread in the variance for the year built and basement square footage variables. While there were still a few outliers in the studentized residuals, the Cook’s D overall was significantly better than both prior models, with the worst outlier coming out to roughly .3.</w:t>
      </w:r>
    </w:p>
    <w:p w14:paraId="2F98AC38" w14:textId="234B946D" w:rsidR="00A81B58" w:rsidRDefault="00A81B58" w:rsidP="00A81B58">
      <w:pPr>
        <w:pStyle w:val="Heading3"/>
        <w:rPr>
          <w:noProof/>
          <w:lang w:eastAsia="en-US"/>
        </w:rPr>
      </w:pPr>
      <w:r>
        <w:rPr>
          <w:noProof/>
          <w:lang w:eastAsia="en-US"/>
        </w:rPr>
        <w:t>Custom Selection</w:t>
      </w:r>
    </w:p>
    <w:p w14:paraId="7EC41DD1" w14:textId="391C6ED3" w:rsidR="00A81B58" w:rsidRDefault="00A474F2" w:rsidP="00335EE6">
      <w:pPr>
        <w:rPr>
          <w:noProof/>
          <w:lang w:eastAsia="en-US"/>
        </w:rPr>
      </w:pPr>
      <w:r>
        <w:rPr>
          <w:noProof/>
          <w:lang w:eastAsia="zh-CN"/>
        </w:rPr>
        <w:drawing>
          <wp:anchor distT="0" distB="0" distL="114300" distR="114300" simplePos="0" relativeHeight="251693056" behindDoc="0" locked="0" layoutInCell="1" allowOverlap="1" wp14:anchorId="449595EF" wp14:editId="3BCCAA0D">
            <wp:simplePos x="0" y="0"/>
            <wp:positionH relativeFrom="margin">
              <wp:align>right</wp:align>
            </wp:positionH>
            <wp:positionV relativeFrom="paragraph">
              <wp:posOffset>86995</wp:posOffset>
            </wp:positionV>
            <wp:extent cx="2294890" cy="2284095"/>
            <wp:effectExtent l="0" t="0" r="0" b="1905"/>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4890" cy="2284095"/>
                    </a:xfrm>
                    <a:prstGeom prst="rect">
                      <a:avLst/>
                    </a:prstGeom>
                  </pic:spPr>
                </pic:pic>
              </a:graphicData>
            </a:graphic>
            <wp14:sizeRelH relativeFrom="page">
              <wp14:pctWidth>0</wp14:pctWidth>
            </wp14:sizeRelH>
            <wp14:sizeRelV relativeFrom="page">
              <wp14:pctHeight>0</wp14:pctHeight>
            </wp14:sizeRelV>
          </wp:anchor>
        </w:drawing>
      </w:r>
      <w:r w:rsidR="00A81B58">
        <w:rPr>
          <w:noProof/>
          <w:lang w:eastAsia="en-US"/>
        </w:rPr>
        <w:t>Here we attempted to improve on the quality of the stepwise selection, given that i</w:t>
      </w:r>
      <w:del w:id="22" w:author="Xing" w:date="2018-04-20T21:40:00Z">
        <w:r w:rsidRPr="00A474F2" w:rsidDel="005A05CE">
          <w:rPr>
            <w:noProof/>
            <w:lang w:eastAsia="en-US"/>
          </w:rPr>
          <w:delText xml:space="preserve"> </w:delText>
        </w:r>
      </w:del>
      <w:r w:rsidR="00A81B58">
        <w:rPr>
          <w:noProof/>
          <w:lang w:eastAsia="en-US"/>
        </w:rPr>
        <w:t xml:space="preserve">t was our best model, by reducing the number of variables we used to reduce problems potentially introduced by colineraity: </w:t>
      </w:r>
      <w:commentRangeStart w:id="23"/>
      <w:r w:rsidR="00A81B58">
        <w:rPr>
          <w:noProof/>
          <w:lang w:eastAsia="en-US"/>
        </w:rPr>
        <w:t xml:space="preserve">specifically, we </w:t>
      </w:r>
      <w:r>
        <w:rPr>
          <w:noProof/>
          <w:lang w:eastAsia="en-US"/>
        </w:rPr>
        <w:t>decided to remove the total basement square footage from the model, per our examination of colinearity in the table shown.</w:t>
      </w:r>
      <w:commentRangeEnd w:id="23"/>
      <w:r w:rsidR="005A05CE">
        <w:rPr>
          <w:rStyle w:val="CommentReference"/>
        </w:rPr>
        <w:commentReference w:id="23"/>
      </w:r>
    </w:p>
    <w:p w14:paraId="5041E6A6" w14:textId="23ABD31B" w:rsidR="00A474F2" w:rsidRDefault="00A474F2" w:rsidP="00335EE6">
      <w:pPr>
        <w:rPr>
          <w:noProof/>
          <w:lang w:eastAsia="en-US"/>
        </w:rPr>
      </w:pPr>
      <w:commentRangeStart w:id="24"/>
      <w:r>
        <w:rPr>
          <w:noProof/>
          <w:lang w:eastAsia="en-US"/>
        </w:rPr>
        <w:t>In testing, however, this model fared roughly comparably to our existing stepwise selection.</w:t>
      </w:r>
      <w:commentRangeEnd w:id="24"/>
      <w:r w:rsidR="005A05CE">
        <w:rPr>
          <w:rStyle w:val="CommentReference"/>
        </w:rPr>
        <w:commentReference w:id="24"/>
      </w:r>
    </w:p>
    <w:p w14:paraId="3356CAB8" w14:textId="7C321756" w:rsidR="00A474F2" w:rsidRDefault="00A474F2" w:rsidP="00335EE6">
      <w:pPr>
        <w:rPr>
          <w:noProof/>
          <w:lang w:eastAsia="en-US"/>
        </w:rPr>
      </w:pPr>
      <w:r>
        <w:rPr>
          <w:noProof/>
          <w:lang w:eastAsia="en-US"/>
        </w:rPr>
        <w:t>We then decided that removing outliers may have a positive effect on the quality of the model. We returned the removed variable, then removed observations with a lot area of larger than 100000, and a ground living area of greater than 5641 square feet. This model is effectively identical to the stepwise selection, only with extreme outliers removed.</w:t>
      </w:r>
    </w:p>
    <w:p w14:paraId="723BB085" w14:textId="77777777" w:rsidR="00A474F2" w:rsidRDefault="00A474F2">
      <w:pPr>
        <w:rPr>
          <w:rFonts w:asciiTheme="majorHAnsi" w:eastAsiaTheme="majorEastAsia" w:hAnsiTheme="majorHAnsi" w:cstheme="majorBidi"/>
          <w:caps/>
          <w:color w:val="044D6E" w:themeColor="text2" w:themeShade="80"/>
          <w:spacing w:val="15"/>
        </w:rPr>
      </w:pPr>
      <w:r>
        <w:br w:type="page"/>
      </w:r>
    </w:p>
    <w:p w14:paraId="3D51CA0E" w14:textId="28B63C80" w:rsidR="00450407" w:rsidRPr="00450407" w:rsidRDefault="00A81B58" w:rsidP="00450407">
      <w:pPr>
        <w:pStyle w:val="Heading3"/>
        <w:spacing w:after="120"/>
      </w:pPr>
      <w:r>
        <w:lastRenderedPageBreak/>
        <w:t>Model Comparisons</w:t>
      </w:r>
    </w:p>
    <w:tbl>
      <w:tblPr>
        <w:tblStyle w:val="GridTable5Dark-Accent5"/>
        <w:tblW w:w="0" w:type="auto"/>
        <w:tblLook w:val="04A0" w:firstRow="1" w:lastRow="0" w:firstColumn="1" w:lastColumn="0" w:noHBand="0" w:noVBand="1"/>
      </w:tblPr>
      <w:tblGrid>
        <w:gridCol w:w="2337"/>
        <w:gridCol w:w="2337"/>
        <w:gridCol w:w="2338"/>
        <w:gridCol w:w="2338"/>
      </w:tblGrid>
      <w:tr w:rsidR="00450407" w14:paraId="5AE708B2" w14:textId="77777777" w:rsidTr="00450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673A5" w:themeFill="text2" w:themeFillShade="BF"/>
            <w:vAlign w:val="center"/>
          </w:tcPr>
          <w:p w14:paraId="48A6AB2A" w14:textId="27298482" w:rsidR="00450407" w:rsidRDefault="00450407" w:rsidP="00450407">
            <w:pPr>
              <w:jc w:val="center"/>
            </w:pPr>
            <w:r>
              <w:t>Predictive Models</w:t>
            </w:r>
          </w:p>
        </w:tc>
        <w:tc>
          <w:tcPr>
            <w:tcW w:w="2337" w:type="dxa"/>
            <w:shd w:val="clear" w:color="auto" w:fill="0673A5" w:themeFill="text2" w:themeFillShade="BF"/>
            <w:vAlign w:val="center"/>
          </w:tcPr>
          <w:p w14:paraId="3D014452" w14:textId="7ECD4577" w:rsidR="00450407" w:rsidRDefault="00450407" w:rsidP="00450407">
            <w:pPr>
              <w:jc w:val="center"/>
              <w:cnfStyle w:val="100000000000" w:firstRow="1" w:lastRow="0" w:firstColumn="0" w:lastColumn="0" w:oddVBand="0" w:evenVBand="0" w:oddHBand="0" w:evenHBand="0" w:firstRowFirstColumn="0" w:firstRowLastColumn="0" w:lastRowFirstColumn="0" w:lastRowLastColumn="0"/>
            </w:pPr>
            <w:r>
              <w:t>Adjusted r</w:t>
            </w:r>
            <w:r w:rsidRPr="00450407">
              <w:rPr>
                <w:vertAlign w:val="superscript"/>
              </w:rPr>
              <w:t>2</w:t>
            </w:r>
          </w:p>
        </w:tc>
        <w:tc>
          <w:tcPr>
            <w:tcW w:w="2338" w:type="dxa"/>
            <w:shd w:val="clear" w:color="auto" w:fill="0673A5" w:themeFill="text2" w:themeFillShade="BF"/>
            <w:vAlign w:val="center"/>
          </w:tcPr>
          <w:p w14:paraId="74A6E45D" w14:textId="23EEE90F" w:rsidR="00450407" w:rsidRDefault="00450407" w:rsidP="00450407">
            <w:pPr>
              <w:jc w:val="center"/>
              <w:cnfStyle w:val="100000000000" w:firstRow="1" w:lastRow="0" w:firstColumn="0" w:lastColumn="0" w:oddVBand="0" w:evenVBand="0" w:oddHBand="0" w:evenHBand="0" w:firstRowFirstColumn="0" w:firstRowLastColumn="0" w:lastRowFirstColumn="0" w:lastRowLastColumn="0"/>
            </w:pPr>
            <w:r>
              <w:t>CV Press</w:t>
            </w:r>
          </w:p>
        </w:tc>
        <w:tc>
          <w:tcPr>
            <w:tcW w:w="2338" w:type="dxa"/>
            <w:shd w:val="clear" w:color="auto" w:fill="0673A5" w:themeFill="text2" w:themeFillShade="BF"/>
            <w:vAlign w:val="center"/>
          </w:tcPr>
          <w:p w14:paraId="4193B72D" w14:textId="1F6F9D9F" w:rsidR="00450407" w:rsidRDefault="00450407" w:rsidP="00450407">
            <w:pPr>
              <w:jc w:val="center"/>
              <w:cnfStyle w:val="100000000000" w:firstRow="1" w:lastRow="0" w:firstColumn="0" w:lastColumn="0" w:oddVBand="0" w:evenVBand="0" w:oddHBand="0" w:evenHBand="0" w:firstRowFirstColumn="0" w:firstRowLastColumn="0" w:lastRowFirstColumn="0" w:lastRowLastColumn="0"/>
            </w:pPr>
            <w:r>
              <w:t>Kaggle Score</w:t>
            </w:r>
          </w:p>
        </w:tc>
      </w:tr>
      <w:tr w:rsidR="00450407" w14:paraId="4859CB6E" w14:textId="77777777" w:rsidTr="00450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673A5" w:themeFill="text2" w:themeFillShade="BF"/>
            <w:vAlign w:val="center"/>
          </w:tcPr>
          <w:p w14:paraId="6C457C36" w14:textId="17FEA6F2" w:rsidR="00450407" w:rsidRDefault="00450407" w:rsidP="00450407">
            <w:pPr>
              <w:jc w:val="center"/>
            </w:pPr>
            <w:r>
              <w:t>Forward</w:t>
            </w:r>
          </w:p>
        </w:tc>
        <w:tc>
          <w:tcPr>
            <w:tcW w:w="2337" w:type="dxa"/>
            <w:shd w:val="clear" w:color="auto" w:fill="93DAFA" w:themeFill="text2" w:themeFillTint="66"/>
            <w:vAlign w:val="center"/>
          </w:tcPr>
          <w:p w14:paraId="40BB24DE" w14:textId="59AF8461" w:rsidR="00450407" w:rsidRDefault="00450407" w:rsidP="00450407">
            <w:pPr>
              <w:jc w:val="center"/>
              <w:cnfStyle w:val="000000100000" w:firstRow="0" w:lastRow="0" w:firstColumn="0" w:lastColumn="0" w:oddVBand="0" w:evenVBand="0" w:oddHBand="1" w:evenHBand="0" w:firstRowFirstColumn="0" w:firstRowLastColumn="0" w:lastRowFirstColumn="0" w:lastRowLastColumn="0"/>
            </w:pPr>
            <w:r>
              <w:t>.8895</w:t>
            </w:r>
          </w:p>
        </w:tc>
        <w:tc>
          <w:tcPr>
            <w:tcW w:w="2338" w:type="dxa"/>
            <w:shd w:val="clear" w:color="auto" w:fill="93DAFA" w:themeFill="text2" w:themeFillTint="66"/>
            <w:vAlign w:val="center"/>
          </w:tcPr>
          <w:p w14:paraId="66823F39" w14:textId="3D765A00" w:rsidR="00450407" w:rsidRDefault="00450407" w:rsidP="00450407">
            <w:pPr>
              <w:jc w:val="center"/>
              <w:cnfStyle w:val="000000100000" w:firstRow="0" w:lastRow="0" w:firstColumn="0" w:lastColumn="0" w:oddVBand="0" w:evenVBand="0" w:oddHBand="1" w:evenHBand="0" w:firstRowFirstColumn="0" w:firstRowLastColumn="0" w:lastRowFirstColumn="0" w:lastRowLastColumn="0"/>
            </w:pPr>
            <w:r>
              <w:t>32.13272</w:t>
            </w:r>
          </w:p>
        </w:tc>
        <w:tc>
          <w:tcPr>
            <w:tcW w:w="2338" w:type="dxa"/>
            <w:shd w:val="clear" w:color="auto" w:fill="93DAFA" w:themeFill="text2" w:themeFillTint="66"/>
            <w:vAlign w:val="center"/>
          </w:tcPr>
          <w:p w14:paraId="2DC06119" w14:textId="006786E6" w:rsidR="00450407" w:rsidRDefault="00450407" w:rsidP="00450407">
            <w:pPr>
              <w:jc w:val="center"/>
              <w:cnfStyle w:val="000000100000" w:firstRow="0" w:lastRow="0" w:firstColumn="0" w:lastColumn="0" w:oddVBand="0" w:evenVBand="0" w:oddHBand="1" w:evenHBand="0" w:firstRowFirstColumn="0" w:firstRowLastColumn="0" w:lastRowFirstColumn="0" w:lastRowLastColumn="0"/>
            </w:pPr>
            <w:r>
              <w:t>.16196</w:t>
            </w:r>
          </w:p>
        </w:tc>
      </w:tr>
      <w:tr w:rsidR="00450407" w14:paraId="0C1BB998" w14:textId="77777777" w:rsidTr="00450407">
        <w:tc>
          <w:tcPr>
            <w:cnfStyle w:val="001000000000" w:firstRow="0" w:lastRow="0" w:firstColumn="1" w:lastColumn="0" w:oddVBand="0" w:evenVBand="0" w:oddHBand="0" w:evenHBand="0" w:firstRowFirstColumn="0" w:firstRowLastColumn="0" w:lastRowFirstColumn="0" w:lastRowLastColumn="0"/>
            <w:tcW w:w="2337" w:type="dxa"/>
            <w:shd w:val="clear" w:color="auto" w:fill="0673A5" w:themeFill="text2" w:themeFillShade="BF"/>
            <w:vAlign w:val="center"/>
          </w:tcPr>
          <w:p w14:paraId="37DE2283" w14:textId="1F573EA6" w:rsidR="00450407" w:rsidRDefault="00450407" w:rsidP="00450407">
            <w:pPr>
              <w:jc w:val="center"/>
            </w:pPr>
            <w:r>
              <w:t>Backward</w:t>
            </w:r>
          </w:p>
        </w:tc>
        <w:tc>
          <w:tcPr>
            <w:tcW w:w="2337" w:type="dxa"/>
            <w:shd w:val="clear" w:color="auto" w:fill="C9ECFC" w:themeFill="text2" w:themeFillTint="33"/>
            <w:vAlign w:val="center"/>
          </w:tcPr>
          <w:p w14:paraId="5FDED67A" w14:textId="1EAED151" w:rsidR="00450407" w:rsidRDefault="00450407" w:rsidP="00450407">
            <w:pPr>
              <w:jc w:val="center"/>
              <w:cnfStyle w:val="000000000000" w:firstRow="0" w:lastRow="0" w:firstColumn="0" w:lastColumn="0" w:oddVBand="0" w:evenVBand="0" w:oddHBand="0" w:evenHBand="0" w:firstRowFirstColumn="0" w:firstRowLastColumn="0" w:lastRowFirstColumn="0" w:lastRowLastColumn="0"/>
            </w:pPr>
            <w:r>
              <w:t>.9447</w:t>
            </w:r>
          </w:p>
        </w:tc>
        <w:tc>
          <w:tcPr>
            <w:tcW w:w="2338" w:type="dxa"/>
            <w:shd w:val="clear" w:color="auto" w:fill="C9ECFC" w:themeFill="text2" w:themeFillTint="33"/>
            <w:vAlign w:val="center"/>
          </w:tcPr>
          <w:p w14:paraId="02D6ECD4" w14:textId="33A0C6E7" w:rsidR="00450407" w:rsidRDefault="00450407" w:rsidP="00450407">
            <w:pPr>
              <w:jc w:val="center"/>
              <w:cnfStyle w:val="000000000000" w:firstRow="0" w:lastRow="0" w:firstColumn="0" w:lastColumn="0" w:oddVBand="0" w:evenVBand="0" w:oddHBand="0" w:evenHBand="0" w:firstRowFirstColumn="0" w:firstRowLastColumn="0" w:lastRowFirstColumn="0" w:lastRowLastColumn="0"/>
            </w:pPr>
            <w:r>
              <w:t>32.2876</w:t>
            </w:r>
          </w:p>
        </w:tc>
        <w:tc>
          <w:tcPr>
            <w:tcW w:w="2338" w:type="dxa"/>
            <w:shd w:val="clear" w:color="auto" w:fill="C9ECFC" w:themeFill="text2" w:themeFillTint="33"/>
            <w:vAlign w:val="center"/>
          </w:tcPr>
          <w:p w14:paraId="0A4820B7" w14:textId="39FB4FCE" w:rsidR="00450407" w:rsidRDefault="00450407" w:rsidP="00450407">
            <w:pPr>
              <w:jc w:val="center"/>
              <w:cnfStyle w:val="000000000000" w:firstRow="0" w:lastRow="0" w:firstColumn="0" w:lastColumn="0" w:oddVBand="0" w:evenVBand="0" w:oddHBand="0" w:evenHBand="0" w:firstRowFirstColumn="0" w:firstRowLastColumn="0" w:lastRowFirstColumn="0" w:lastRowLastColumn="0"/>
            </w:pPr>
            <w:r>
              <w:t>5.77017</w:t>
            </w:r>
          </w:p>
        </w:tc>
      </w:tr>
      <w:tr w:rsidR="00450407" w14:paraId="376D585F" w14:textId="77777777" w:rsidTr="00450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673A5" w:themeFill="text2" w:themeFillShade="BF"/>
            <w:vAlign w:val="center"/>
          </w:tcPr>
          <w:p w14:paraId="1EABADAA" w14:textId="710B2AA3" w:rsidR="00450407" w:rsidRDefault="00450407" w:rsidP="00450407">
            <w:pPr>
              <w:jc w:val="center"/>
            </w:pPr>
            <w:r>
              <w:t>Stepwise</w:t>
            </w:r>
          </w:p>
        </w:tc>
        <w:tc>
          <w:tcPr>
            <w:tcW w:w="2337" w:type="dxa"/>
            <w:shd w:val="clear" w:color="auto" w:fill="93DAFA" w:themeFill="text2" w:themeFillTint="66"/>
            <w:vAlign w:val="center"/>
          </w:tcPr>
          <w:p w14:paraId="3B3218D8" w14:textId="79315B0A" w:rsidR="00450407" w:rsidRDefault="00450407" w:rsidP="00450407">
            <w:pPr>
              <w:jc w:val="center"/>
              <w:cnfStyle w:val="000000100000" w:firstRow="0" w:lastRow="0" w:firstColumn="0" w:lastColumn="0" w:oddVBand="0" w:evenVBand="0" w:oddHBand="1" w:evenHBand="0" w:firstRowFirstColumn="0" w:firstRowLastColumn="0" w:lastRowFirstColumn="0" w:lastRowLastColumn="0"/>
            </w:pPr>
            <w:r>
              <w:t>.8895</w:t>
            </w:r>
          </w:p>
        </w:tc>
        <w:tc>
          <w:tcPr>
            <w:tcW w:w="2338" w:type="dxa"/>
            <w:shd w:val="clear" w:color="auto" w:fill="93DAFA" w:themeFill="text2" w:themeFillTint="66"/>
            <w:vAlign w:val="center"/>
          </w:tcPr>
          <w:p w14:paraId="0BEFF15C" w14:textId="757E7A3A" w:rsidR="00450407" w:rsidRDefault="00450407" w:rsidP="00450407">
            <w:pPr>
              <w:jc w:val="center"/>
              <w:cnfStyle w:val="000000100000" w:firstRow="0" w:lastRow="0" w:firstColumn="0" w:lastColumn="0" w:oddVBand="0" w:evenVBand="0" w:oddHBand="1" w:evenHBand="0" w:firstRowFirstColumn="0" w:firstRowLastColumn="0" w:lastRowFirstColumn="0" w:lastRowLastColumn="0"/>
            </w:pPr>
            <w:r>
              <w:t>30.27482</w:t>
            </w:r>
          </w:p>
        </w:tc>
        <w:tc>
          <w:tcPr>
            <w:tcW w:w="2338" w:type="dxa"/>
            <w:shd w:val="clear" w:color="auto" w:fill="93DAFA" w:themeFill="text2" w:themeFillTint="66"/>
            <w:vAlign w:val="center"/>
          </w:tcPr>
          <w:p w14:paraId="0F0B1690" w14:textId="1023FCFB" w:rsidR="00450407" w:rsidRDefault="00450407" w:rsidP="00450407">
            <w:pPr>
              <w:jc w:val="center"/>
              <w:cnfStyle w:val="000000100000" w:firstRow="0" w:lastRow="0" w:firstColumn="0" w:lastColumn="0" w:oddVBand="0" w:evenVBand="0" w:oddHBand="1" w:evenHBand="0" w:firstRowFirstColumn="0" w:firstRowLastColumn="0" w:lastRowFirstColumn="0" w:lastRowLastColumn="0"/>
            </w:pPr>
            <w:r>
              <w:t>.13303</w:t>
            </w:r>
          </w:p>
        </w:tc>
      </w:tr>
      <w:tr w:rsidR="00450407" w14:paraId="376923B4" w14:textId="77777777" w:rsidTr="00450407">
        <w:tc>
          <w:tcPr>
            <w:cnfStyle w:val="001000000000" w:firstRow="0" w:lastRow="0" w:firstColumn="1" w:lastColumn="0" w:oddVBand="0" w:evenVBand="0" w:oddHBand="0" w:evenHBand="0" w:firstRowFirstColumn="0" w:firstRowLastColumn="0" w:lastRowFirstColumn="0" w:lastRowLastColumn="0"/>
            <w:tcW w:w="2337" w:type="dxa"/>
            <w:shd w:val="clear" w:color="auto" w:fill="0673A5" w:themeFill="text2" w:themeFillShade="BF"/>
            <w:vAlign w:val="center"/>
          </w:tcPr>
          <w:p w14:paraId="78E407FB" w14:textId="546FA23B" w:rsidR="00450407" w:rsidRDefault="00450407" w:rsidP="00450407">
            <w:pPr>
              <w:jc w:val="center"/>
            </w:pPr>
            <w:r>
              <w:t>Custom</w:t>
            </w:r>
          </w:p>
        </w:tc>
        <w:tc>
          <w:tcPr>
            <w:tcW w:w="2337" w:type="dxa"/>
            <w:shd w:val="clear" w:color="auto" w:fill="C9ECFC" w:themeFill="text2" w:themeFillTint="33"/>
            <w:vAlign w:val="center"/>
          </w:tcPr>
          <w:p w14:paraId="5F130F5C" w14:textId="4FACF10A" w:rsidR="00450407" w:rsidRDefault="00450407" w:rsidP="00450407">
            <w:pPr>
              <w:jc w:val="center"/>
              <w:cnfStyle w:val="000000000000" w:firstRow="0" w:lastRow="0" w:firstColumn="0" w:lastColumn="0" w:oddVBand="0" w:evenVBand="0" w:oddHBand="0" w:evenHBand="0" w:firstRowFirstColumn="0" w:firstRowLastColumn="0" w:lastRowFirstColumn="0" w:lastRowLastColumn="0"/>
            </w:pPr>
            <w:r>
              <w:t>.8886</w:t>
            </w:r>
          </w:p>
        </w:tc>
        <w:tc>
          <w:tcPr>
            <w:tcW w:w="2338" w:type="dxa"/>
            <w:shd w:val="clear" w:color="auto" w:fill="C9ECFC" w:themeFill="text2" w:themeFillTint="33"/>
            <w:vAlign w:val="center"/>
          </w:tcPr>
          <w:p w14:paraId="79411AE7" w14:textId="38A7EDE4" w:rsidR="00450407" w:rsidRDefault="00450407" w:rsidP="00450407">
            <w:pPr>
              <w:jc w:val="center"/>
              <w:cnfStyle w:val="000000000000" w:firstRow="0" w:lastRow="0" w:firstColumn="0" w:lastColumn="0" w:oddVBand="0" w:evenVBand="0" w:oddHBand="0" w:evenHBand="0" w:firstRowFirstColumn="0" w:firstRowLastColumn="0" w:lastRowFirstColumn="0" w:lastRowLastColumn="0"/>
            </w:pPr>
            <w:r>
              <w:t>26.97725</w:t>
            </w:r>
          </w:p>
        </w:tc>
        <w:tc>
          <w:tcPr>
            <w:tcW w:w="2338" w:type="dxa"/>
            <w:shd w:val="clear" w:color="auto" w:fill="C9ECFC" w:themeFill="text2" w:themeFillTint="33"/>
            <w:vAlign w:val="center"/>
          </w:tcPr>
          <w:p w14:paraId="51B211FE" w14:textId="1D5E14D4" w:rsidR="00450407" w:rsidRDefault="00450407" w:rsidP="00450407">
            <w:pPr>
              <w:jc w:val="center"/>
              <w:cnfStyle w:val="000000000000" w:firstRow="0" w:lastRow="0" w:firstColumn="0" w:lastColumn="0" w:oddVBand="0" w:evenVBand="0" w:oddHBand="0" w:evenHBand="0" w:firstRowFirstColumn="0" w:firstRowLastColumn="0" w:lastRowFirstColumn="0" w:lastRowLastColumn="0"/>
            </w:pPr>
            <w:r>
              <w:t>.13313</w:t>
            </w:r>
          </w:p>
        </w:tc>
      </w:tr>
    </w:tbl>
    <w:p w14:paraId="7725CBBB" w14:textId="6EA709D8" w:rsidR="00A81B58" w:rsidRDefault="00450407" w:rsidP="00335EE6">
      <w:r>
        <w:t>It would appear that our forward, stepwise, and custom models have roughly the same predictive power, given the almost-identical adjusted r</w:t>
      </w:r>
      <w:r w:rsidRPr="00450407">
        <w:rPr>
          <w:vertAlign w:val="superscript"/>
        </w:rPr>
        <w:t>2</w:t>
      </w:r>
      <w:r>
        <w:t xml:space="preserve"> values. Where they differ, however, is in the CV Press; this would indicate that there is most likely two variables in the forward model that are having a minor negative impact, while the stepwise most likely just has one – compared to our custom method, which has the lowest CV Press value. </w:t>
      </w:r>
      <w:r w:rsidR="00AA5F18">
        <w:t>Kaggle scores are presented for completion’s sake, and given the opacity of their testing methodology, we offer no comment beyond an observation that the stepwise method narrowly won out over our custom: this indicates that there may be potentially some very minor overfitting occurring in a variable contributing little to the overall model.</w:t>
      </w:r>
    </w:p>
    <w:p w14:paraId="76EFDD18" w14:textId="1565FF45" w:rsidR="00A474F2" w:rsidRDefault="00A474F2" w:rsidP="00335EE6">
      <w:r>
        <w:t xml:space="preserve">That our custom model did not outperform the stepwise model indicates that the removed outliers were useful in establishing predictions: the lower CV Press value indicates that the custom model has a higher probability of overfitting, which bears out in the </w:t>
      </w:r>
      <w:r w:rsidR="00B67775">
        <w:t xml:space="preserve">(slightly higher) </w:t>
      </w:r>
      <w:r>
        <w:t xml:space="preserve">Kaggle score. </w:t>
      </w:r>
    </w:p>
    <w:p w14:paraId="2CD125E2" w14:textId="76FC160B" w:rsidR="00AA5F18" w:rsidRDefault="00AA5F18" w:rsidP="00335EE6">
      <w:r>
        <w:t>What sounds out, however, is the backward model. It has a significantly higher adjusted r2, and a CV Press comparable with our forward model, but has an abysmal Kaggle score. The combination of the inflated adjusted r2 and the Kaggle score indicates that the backward selection most likely has a notable amount of overfitting occurring, which would result in test sets being – potentially – wildly inaccurate.</w:t>
      </w:r>
    </w:p>
    <w:p w14:paraId="305D4EFD" w14:textId="1198C11E" w:rsidR="00AA5F18" w:rsidRDefault="00AA5F18" w:rsidP="00AA5F18">
      <w:pPr>
        <w:pStyle w:val="Heading3"/>
      </w:pPr>
      <w:r>
        <w:t>Conclusions</w:t>
      </w:r>
    </w:p>
    <w:p w14:paraId="44AAF969" w14:textId="77777777" w:rsidR="00AA5F18" w:rsidRDefault="00AA5F18" w:rsidP="00335EE6">
      <w:r>
        <w:t xml:space="preserve">Using this data, it appears to be entirely possible to construct a reasonably accurate model to assess the sales price of a home in Ames, Iowa. Of course, as with all statistical models, it is possible that any number of other variations can have an impact on the values used to inform these models and render them moot for usage in a context other than the one in which it was constructed. </w:t>
      </w:r>
    </w:p>
    <w:p w14:paraId="06AC0DC4" w14:textId="1B557349" w:rsidR="00AA5F18" w:rsidRDefault="00AA5F18" w:rsidP="00335EE6">
      <w:r>
        <w:t>Thus, it may be better to state that given the data, it is possible to construct a reasonably accurate model to assess the sales price of a home in Ames, Iowa, for the given time period from which these data were taken, under the economic conditions of the time.</w:t>
      </w:r>
    </w:p>
    <w:p w14:paraId="33D1FF47" w14:textId="77777777" w:rsidR="009B35DD" w:rsidRPr="000903F1" w:rsidRDefault="009B35DD" w:rsidP="00335EE6"/>
    <w:p w14:paraId="568ADDCD" w14:textId="33093A87" w:rsidR="00335EE6" w:rsidRDefault="00335EE6" w:rsidP="00335EE6">
      <w:pPr>
        <w:pStyle w:val="Heading2"/>
      </w:pPr>
      <w:r>
        <w:t>References</w:t>
      </w:r>
    </w:p>
    <w:p w14:paraId="5E0ADA5C" w14:textId="38B497C0" w:rsidR="000903F1" w:rsidRDefault="00013C1B" w:rsidP="004E1AED">
      <w:hyperlink r:id="rId20" w:history="1">
        <w:r w:rsidR="00335EE6" w:rsidRPr="0056687A">
          <w:rPr>
            <w:rStyle w:val="Hyperlink"/>
          </w:rPr>
          <w:t>https://www.kaggle.com/c/house-prices-advanced-regression-techniques</w:t>
        </w:r>
      </w:hyperlink>
    </w:p>
    <w:p w14:paraId="74A2F327" w14:textId="0982DEFA" w:rsidR="00335EE6" w:rsidRDefault="00013C1B" w:rsidP="004E1AED">
      <w:hyperlink r:id="rId21" w:history="1">
        <w:r w:rsidR="00335EE6" w:rsidRPr="0056687A">
          <w:rPr>
            <w:rStyle w:val="Hyperlink"/>
          </w:rPr>
          <w:t>https://ww2.amstat.org/publications/jse/v19n3/decock.pdf</w:t>
        </w:r>
      </w:hyperlink>
    </w:p>
    <w:p w14:paraId="4F978540" w14:textId="3E739874" w:rsidR="00AA5F18" w:rsidRDefault="00AA5F18">
      <w:pPr>
        <w:rPr>
          <w:rFonts w:asciiTheme="majorHAnsi" w:eastAsiaTheme="majorEastAsia" w:hAnsiTheme="majorHAnsi" w:cstheme="majorBidi"/>
          <w:caps/>
          <w:spacing w:val="15"/>
        </w:rPr>
      </w:pPr>
    </w:p>
    <w:p w14:paraId="19EBB567" w14:textId="4FB43664" w:rsidR="009B0CF1" w:rsidRDefault="008C39FC" w:rsidP="003417BC">
      <w:pPr>
        <w:pStyle w:val="Heading2"/>
      </w:pPr>
      <w:r>
        <w:t>Appendix</w:t>
      </w:r>
      <w:r w:rsidR="009B35DD">
        <w:t xml:space="preserve"> A – Question 1</w:t>
      </w:r>
    </w:p>
    <w:p w14:paraId="0B78F61E" w14:textId="5A2CC6B2" w:rsidR="009B0CF1" w:rsidRDefault="008927DB" w:rsidP="004E1AED">
      <w:r>
        <w:rPr>
          <w:noProof/>
          <w:lang w:eastAsia="zh-CN"/>
        </w:rPr>
        <mc:AlternateContent>
          <mc:Choice Requires="wpg">
            <w:drawing>
              <wp:anchor distT="0" distB="0" distL="114300" distR="114300" simplePos="0" relativeHeight="251680768" behindDoc="0" locked="0" layoutInCell="1" allowOverlap="1" wp14:anchorId="685BF595" wp14:editId="5AAAC6AC">
                <wp:simplePos x="0" y="0"/>
                <wp:positionH relativeFrom="column">
                  <wp:posOffset>502920</wp:posOffset>
                </wp:positionH>
                <wp:positionV relativeFrom="paragraph">
                  <wp:posOffset>79375</wp:posOffset>
                </wp:positionV>
                <wp:extent cx="4545330" cy="2480310"/>
                <wp:effectExtent l="0" t="0" r="7620" b="0"/>
                <wp:wrapThrough wrapText="bothSides">
                  <wp:wrapPolygon edited="0">
                    <wp:start x="1448" y="0"/>
                    <wp:lineTo x="0" y="2488"/>
                    <wp:lineTo x="0" y="21401"/>
                    <wp:lineTo x="21546" y="21401"/>
                    <wp:lineTo x="21546" y="2654"/>
                    <wp:lineTo x="20459" y="0"/>
                    <wp:lineTo x="1448" y="0"/>
                  </wp:wrapPolygon>
                </wp:wrapThrough>
                <wp:docPr id="18" name="Group 18"/>
                <wp:cNvGraphicFramePr/>
                <a:graphic xmlns:a="http://schemas.openxmlformats.org/drawingml/2006/main">
                  <a:graphicData uri="http://schemas.microsoft.com/office/word/2010/wordprocessingGroup">
                    <wpg:wgp>
                      <wpg:cNvGrpSpPr/>
                      <wpg:grpSpPr>
                        <a:xfrm>
                          <a:off x="0" y="0"/>
                          <a:ext cx="4545330" cy="2480310"/>
                          <a:chOff x="0" y="0"/>
                          <a:chExt cx="4358005" cy="2457450"/>
                        </a:xfrm>
                      </wpg:grpSpPr>
                      <wpg:grpSp>
                        <wpg:cNvPr id="10" name="Group 10"/>
                        <wpg:cNvGrpSpPr/>
                        <wpg:grpSpPr>
                          <a:xfrm>
                            <a:off x="0" y="289560"/>
                            <a:ext cx="4358005" cy="2167890"/>
                            <a:chOff x="0" y="0"/>
                            <a:chExt cx="4358005" cy="216789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2193925" cy="2167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a:ext>
                              </a:extLst>
                            </a:blip>
                            <a:srcRect/>
                            <a:stretch/>
                          </pic:blipFill>
                          <pic:spPr bwMode="auto">
                            <a:xfrm>
                              <a:off x="2175510" y="15240"/>
                              <a:ext cx="2182495" cy="2152650"/>
                            </a:xfrm>
                            <a:prstGeom prst="rect">
                              <a:avLst/>
                            </a:prstGeom>
                            <a:ln>
                              <a:noFill/>
                            </a:ln>
                            <a:extLst>
                              <a:ext uri="{53640926-AAD7-44D8-BBD7-CCE9431645EC}">
                                <a14:shadowObscured xmlns:a14="http://schemas.microsoft.com/office/drawing/2010/main"/>
                              </a:ext>
                            </a:extLst>
                          </pic:spPr>
                        </pic:pic>
                      </wpg:grpSp>
                      <wps:wsp>
                        <wps:cNvPr id="17" name="Text Box 17"/>
                        <wps:cNvSpPr txBox="1"/>
                        <wps:spPr>
                          <a:xfrm>
                            <a:off x="325115" y="0"/>
                            <a:ext cx="3791793" cy="281940"/>
                          </a:xfrm>
                          <a:prstGeom prst="rect">
                            <a:avLst/>
                          </a:prstGeom>
                          <a:solidFill>
                            <a:prstClr val="white"/>
                          </a:solidFill>
                          <a:ln>
                            <a:noFill/>
                          </a:ln>
                        </wps:spPr>
                        <wps:txbx>
                          <w:txbxContent>
                            <w:p w14:paraId="31276292" w14:textId="6EFB7A03" w:rsidR="00377336" w:rsidRDefault="00377336" w:rsidP="008927DB">
                              <w:pPr>
                                <w:pStyle w:val="Caption"/>
                                <w:rPr>
                                  <w:noProof/>
                                </w:rPr>
                              </w:pPr>
                              <w:r>
                                <w:t xml:space="preserve">Figure </w:t>
                              </w:r>
                              <w:r w:rsidR="00013C1B">
                                <w:fldChar w:fldCharType="begin"/>
                              </w:r>
                              <w:r w:rsidR="00013C1B">
                                <w:instrText xml:space="preserve"> SEQ Figure \* ARABIC </w:instrText>
                              </w:r>
                              <w:r w:rsidR="00013C1B">
                                <w:fldChar w:fldCharType="separate"/>
                              </w:r>
                              <w:r>
                                <w:rPr>
                                  <w:noProof/>
                                </w:rPr>
                                <w:t>1</w:t>
                              </w:r>
                              <w:r w:rsidR="00013C1B">
                                <w:rPr>
                                  <w:noProof/>
                                </w:rPr>
                                <w:fldChar w:fldCharType="end"/>
                              </w:r>
                              <w:r>
                                <w:t xml:space="preserve"> - Analysis 1 - EDA Pre and Post Log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5BF595" id="Group 18" o:spid="_x0000_s1026" style="position:absolute;margin-left:39.6pt;margin-top:6.25pt;width:357.9pt;height:195.3pt;z-index:251680768;mso-width-relative:margin;mso-height-relative:margin" coordsize="43580,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">
                <v:group id="Group 10" o:spid="_x0000_s1027" style="position:absolute;top:2895;width:43580;height:21679" coordsize="43580,2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21939;height:21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q5K3CAAAA2gAAAA8AAABkcnMvZG93bnJldi54bWxEj0FrwkAUhO8F/8PyCr3VTaXVEt0Eqy14&#10;VCueH9nnJph9m2bXJPXXu0Khx2FmvmEW+WBr0VHrK8cKXsYJCOLC6YqNgsP31/M7CB+QNdaOScEv&#10;eciz0cMCU+163lG3D0ZECPsUFZQhNKmUvijJoh+7hjh6J9daDFG2RuoW+wi3tZwkyVRarDgulNjQ&#10;qqTivL9YBSapOtObz+t2vXs7zPjV/3wcC6WeHoflHESgIfyH/9obrWAG9yvxBsjs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KuStwgAAANoAAAAPAAAAAAAAAAAAAAAAAJ8C&#10;AABkcnMvZG93bnJldi54bWxQSwUGAAAAAAQABAD3AAAAjgMAAAAA&#10;">
                    <v:imagedata r:id="rId24" o:title=""/>
                    <v:path arrowok="t"/>
                  </v:shape>
                  <v:shape id="Picture 9" o:spid="_x0000_s1029" type="#_x0000_t75" style="position:absolute;left:21755;top:152;width:21825;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wOqzBAAAA2gAAAA8AAABkcnMvZG93bnJldi54bWxEj92KwjAUhO8XfIdwBO/W1B8WrUYRoSjo&#10;zdY+wKE5ttXmpDRR69sbQfBymJlvmOW6M7W4U+sqywpGwwgEcW51xYWC7JT8zkA4j6yxtkwKnuRg&#10;ver9LDHW9sH/dE99IQKEXYwKSu+bWEqXl2TQDW1DHLyzbQ36INtC6hYfAW5qOY6iP2mw4rBQYkPb&#10;kvJrejMKLttdcrXVhTLjp8dDfpxM0mSn1KDfbRYgPHX+G/6091rBHN5Xwg2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KwOqzBAAAA2gAAAA8AAAAAAAAAAAAAAAAAnwIA&#10;AGRycy9kb3ducmV2LnhtbFBLBQYAAAAABAAEAPcAAACNAwAAAAA=&#10;">
                    <v:imagedata r:id="rId25" o:title=""/>
                    <v:path arrowok="t"/>
                  </v:shape>
                </v:group>
                <v:shapetype id="_x0000_t202" coordsize="21600,21600" o:spt="202" path="m,l,21600r21600,l21600,xe">
                  <v:stroke joinstyle="miter"/>
                  <v:path gradientshapeok="t" o:connecttype="rect"/>
                </v:shapetype>
                <v:shape id="Text Box 17" o:spid="_x0000_s1030" type="#_x0000_t202" style="position:absolute;left:3251;width:3791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14:paraId="31276292" w14:textId="6EFB7A03" w:rsidR="00377336" w:rsidRDefault="00377336" w:rsidP="008927DB">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Analysis 1 - EDA Pre and Post Log </w:t>
                        </w:r>
                        <w:proofErr w:type="spellStart"/>
                        <w:r>
                          <w:t>Log</w:t>
                        </w:r>
                        <w:proofErr w:type="spellEnd"/>
                        <w:r>
                          <w:t xml:space="preserve"> Transformation</w:t>
                        </w:r>
                      </w:p>
                    </w:txbxContent>
                  </v:textbox>
                </v:shape>
                <w10:wrap type="through"/>
              </v:group>
            </w:pict>
          </mc:Fallback>
        </mc:AlternateContent>
      </w:r>
    </w:p>
    <w:p w14:paraId="52853076" w14:textId="77F4025F" w:rsidR="00880240" w:rsidRDefault="00880240" w:rsidP="004E1AED"/>
    <w:p w14:paraId="6651CC69" w14:textId="59EEAE77" w:rsidR="00880240" w:rsidRDefault="00880240" w:rsidP="004E1AED"/>
    <w:p w14:paraId="2339C32F" w14:textId="047FF027" w:rsidR="00880240" w:rsidRDefault="00880240" w:rsidP="004E1AED"/>
    <w:p w14:paraId="2458F7BB" w14:textId="6FE83830" w:rsidR="00880240" w:rsidRDefault="00880240" w:rsidP="004E1AED"/>
    <w:p w14:paraId="52540297" w14:textId="096239ED" w:rsidR="00880240" w:rsidRDefault="00880240" w:rsidP="004E1AED"/>
    <w:p w14:paraId="63F7F26D" w14:textId="7942B56B" w:rsidR="00880240" w:rsidRDefault="00880240" w:rsidP="004E1AED"/>
    <w:p w14:paraId="6780BBE3" w14:textId="29E5EC78" w:rsidR="00880240" w:rsidRDefault="00880240" w:rsidP="004E1AED"/>
    <w:p w14:paraId="448DEB7D" w14:textId="28E984C1" w:rsidR="00880240" w:rsidRDefault="00C903D6" w:rsidP="004E1AED">
      <w:r>
        <w:rPr>
          <w:noProof/>
          <w:lang w:eastAsia="zh-CN"/>
        </w:rPr>
        <mc:AlternateContent>
          <mc:Choice Requires="wpg">
            <w:drawing>
              <wp:anchor distT="0" distB="0" distL="114300" distR="114300" simplePos="0" relativeHeight="251652096" behindDoc="0" locked="0" layoutInCell="1" allowOverlap="1" wp14:anchorId="63967B53" wp14:editId="55914079">
                <wp:simplePos x="0" y="0"/>
                <wp:positionH relativeFrom="column">
                  <wp:posOffset>-339090</wp:posOffset>
                </wp:positionH>
                <wp:positionV relativeFrom="paragraph">
                  <wp:posOffset>357505</wp:posOffset>
                </wp:positionV>
                <wp:extent cx="3185160" cy="3406140"/>
                <wp:effectExtent l="0" t="0" r="0" b="3810"/>
                <wp:wrapThrough wrapText="bothSides">
                  <wp:wrapPolygon edited="0">
                    <wp:start x="0" y="0"/>
                    <wp:lineTo x="0" y="21503"/>
                    <wp:lineTo x="21445" y="21503"/>
                    <wp:lineTo x="21445"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3185160" cy="3406140"/>
                          <a:chOff x="0" y="0"/>
                          <a:chExt cx="3185160" cy="3406140"/>
                        </a:xfrm>
                      </wpg:grpSpPr>
                      <pic:pic xmlns:pic="http://schemas.openxmlformats.org/drawingml/2006/picture">
                        <pic:nvPicPr>
                          <pic:cNvPr id="1" name="Picture 1"/>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320040"/>
                            <a:ext cx="3185160" cy="308610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45720" y="0"/>
                            <a:ext cx="3131820" cy="266700"/>
                          </a:xfrm>
                          <a:prstGeom prst="rect">
                            <a:avLst/>
                          </a:prstGeom>
                          <a:solidFill>
                            <a:prstClr val="white"/>
                          </a:solidFill>
                          <a:ln>
                            <a:noFill/>
                          </a:ln>
                        </wps:spPr>
                        <wps:txbx>
                          <w:txbxContent>
                            <w:p w14:paraId="28710DA5" w14:textId="2C0E086B" w:rsidR="00377336" w:rsidRDefault="00377336" w:rsidP="004B3B37">
                              <w:pPr>
                                <w:pStyle w:val="Caption"/>
                                <w:rPr>
                                  <w:noProof/>
                                </w:rPr>
                              </w:pPr>
                              <w:r>
                                <w:t>Figure 2 - Analysis 1 - Initial Fit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967B53" id="Group 3" o:spid="_x0000_s1031" style="position:absolute;margin-left:-26.7pt;margin-top:28.15pt;width:250.8pt;height:268.2pt;z-index:251652096" coordsize="31851,3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">
                <v:shape id="Picture 1" o:spid="_x0000_s1032" type="#_x0000_t75" style="position:absolute;top:3200;width:31851;height:30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Nwwi8AAAA2gAAAA8AAABkcnMvZG93bnJldi54bWxET8kKwjAQvQv+QxjBm6Z6UKlGcUFcbi4f&#10;MDRjW20mpYm1/r0RBE/D460zWzSmEDVVLresYNCPQBAnVuecKrhetr0JCOeRNRaWScGbHCzm7dYM&#10;Y21ffKL67FMRQtjFqCDzvoyldElGBl3flsSBu9nKoA+wSqWu8BXCTSGHUTSSBnMODRmWtM4oeZyf&#10;RsF4f9oth4dtYjayPuqxvJer5q5Ut9MspyA8Nf4v/rn3OsyH7yvfK+c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jDcMIvAAAANoAAAAPAAAAAAAAAAAAAAAAAJ8CAABkcnMv&#10;ZG93bnJldi54bWxQSwUGAAAAAAQABAD3AAAAiAMAAAAA&#10;">
                  <v:imagedata r:id="rId27" o:title=""/>
                  <v:path arrowok="t"/>
                </v:shape>
                <v:shape id="Text Box 2" o:spid="_x0000_s1033" type="#_x0000_t202" style="position:absolute;left:457;width:313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28710DA5" w14:textId="2C0E086B" w:rsidR="00377336" w:rsidRDefault="00377336" w:rsidP="004B3B37">
                        <w:pPr>
                          <w:pStyle w:val="Caption"/>
                          <w:rPr>
                            <w:noProof/>
                          </w:rPr>
                        </w:pPr>
                        <w:r>
                          <w:t>Figure 2 - Analysis 1 - Initial Fit Diagnostics</w:t>
                        </w:r>
                      </w:p>
                    </w:txbxContent>
                  </v:textbox>
                </v:shape>
                <w10:wrap type="through"/>
              </v:group>
            </w:pict>
          </mc:Fallback>
        </mc:AlternateContent>
      </w:r>
      <w:r w:rsidR="00895F36">
        <w:rPr>
          <w:noProof/>
          <w:lang w:eastAsia="zh-CN"/>
        </w:rPr>
        <mc:AlternateContent>
          <mc:Choice Requires="wpg">
            <w:drawing>
              <wp:anchor distT="0" distB="0" distL="114300" distR="114300" simplePos="0" relativeHeight="251656192" behindDoc="0" locked="0" layoutInCell="1" allowOverlap="1" wp14:anchorId="4F4B4E63" wp14:editId="2196B16A">
                <wp:simplePos x="0" y="0"/>
                <wp:positionH relativeFrom="column">
                  <wp:posOffset>3124200</wp:posOffset>
                </wp:positionH>
                <wp:positionV relativeFrom="paragraph">
                  <wp:posOffset>335915</wp:posOffset>
                </wp:positionV>
                <wp:extent cx="3093720" cy="3422650"/>
                <wp:effectExtent l="0" t="0" r="0" b="6350"/>
                <wp:wrapThrough wrapText="bothSides">
                  <wp:wrapPolygon edited="0">
                    <wp:start x="0" y="0"/>
                    <wp:lineTo x="0" y="21520"/>
                    <wp:lineTo x="21414" y="21520"/>
                    <wp:lineTo x="21414"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3093720" cy="3422650"/>
                          <a:chOff x="0" y="0"/>
                          <a:chExt cx="3093720" cy="3422650"/>
                        </a:xfrm>
                      </wpg:grpSpPr>
                      <pic:pic xmlns:pic="http://schemas.openxmlformats.org/drawingml/2006/picture">
                        <pic:nvPicPr>
                          <pic:cNvPr id="4" name="Picture 4"/>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297180"/>
                            <a:ext cx="3070860" cy="312547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2860" y="0"/>
                            <a:ext cx="3070860" cy="270510"/>
                          </a:xfrm>
                          <a:prstGeom prst="rect">
                            <a:avLst/>
                          </a:prstGeom>
                          <a:solidFill>
                            <a:prstClr val="white"/>
                          </a:solidFill>
                          <a:ln>
                            <a:noFill/>
                          </a:ln>
                        </wps:spPr>
                        <wps:txbx>
                          <w:txbxContent>
                            <w:p w14:paraId="37D505C6" w14:textId="4500BFD8" w:rsidR="00377336" w:rsidRDefault="00377336" w:rsidP="00C16DE1">
                              <w:pPr>
                                <w:pStyle w:val="Caption"/>
                                <w:rPr>
                                  <w:noProof/>
                                </w:rPr>
                              </w:pPr>
                              <w:r>
                                <w:t>Figure 3- Analysis 1 - Post Log Log Fit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4B4E63" id="Group 6" o:spid="_x0000_s1034" style="position:absolute;margin-left:246pt;margin-top:26.45pt;width:243.6pt;height:269.5pt;z-index:251656192" coordsize="30937,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">
                <v:shape id="Picture 4" o:spid="_x0000_s1035" type="#_x0000_t75" style="position:absolute;top:2971;width:30708;height:31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UdiHBAAAA2gAAAA8AAABkcnMvZG93bnJldi54bWxEj0GLwjAUhO+C/yE8YW+auiuLVKOIUNiT&#10;rK4K3h7Ns602LyWJtfvvjSB4HGbmG2a+7EwtWnK+sqxgPEpAEOdWV1wo2P9lwykIH5A11pZJwT95&#10;WC76vTmm2t55S+0uFCJC2KeooAyhSaX0eUkG/cg2xNE7W2cwROkKqR3eI9zU8jNJvqXBiuNCiQ2t&#10;S8qvu5tR8DsdV9vj4WtyyXTiTi3V0m0ypT4G3WoGIlAX3uFX+0crmMDzSrw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OUdiHBAAAA2gAAAA8AAAAAAAAAAAAAAAAAnwIA&#10;AGRycy9kb3ducmV2LnhtbFBLBQYAAAAABAAEAPcAAACNAwAAAAA=&#10;">
                  <v:imagedata r:id="rId29" o:title=""/>
                  <v:path arrowok="t"/>
                </v:shape>
                <v:shape id="Text Box 5" o:spid="_x0000_s1036" type="#_x0000_t202" style="position:absolute;left:228;width:3070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14:paraId="37D505C6" w14:textId="4500BFD8" w:rsidR="00377336" w:rsidRDefault="00377336" w:rsidP="00C16DE1">
                        <w:pPr>
                          <w:pStyle w:val="Caption"/>
                          <w:rPr>
                            <w:noProof/>
                          </w:rPr>
                        </w:pPr>
                        <w:r>
                          <w:t xml:space="preserve">Figure 3- Analysis 1 - Post Log </w:t>
                        </w:r>
                        <w:proofErr w:type="spellStart"/>
                        <w:r>
                          <w:t>Log</w:t>
                        </w:r>
                        <w:proofErr w:type="spellEnd"/>
                        <w:r>
                          <w:t xml:space="preserve"> Fit Diagnostics</w:t>
                        </w:r>
                      </w:p>
                    </w:txbxContent>
                  </v:textbox>
                </v:shape>
                <w10:wrap type="through"/>
              </v:group>
            </w:pict>
          </mc:Fallback>
        </mc:AlternateContent>
      </w:r>
    </w:p>
    <w:p w14:paraId="1529C675" w14:textId="2461280B" w:rsidR="00880240" w:rsidRDefault="00880240" w:rsidP="004E1AED"/>
    <w:p w14:paraId="2476AAFE" w14:textId="20EC66C0" w:rsidR="00880240" w:rsidRDefault="00880240" w:rsidP="004E1AED"/>
    <w:p w14:paraId="2B0985EE" w14:textId="6C1A7B2E" w:rsidR="00880240" w:rsidRDefault="00880240" w:rsidP="004E1AED"/>
    <w:p w14:paraId="6C35AC24" w14:textId="503D68BA" w:rsidR="00880240" w:rsidRDefault="00880240" w:rsidP="004E1AED"/>
    <w:p w14:paraId="09CF2E87" w14:textId="3570AFAD" w:rsidR="007D2D0F" w:rsidRDefault="007D2D0F" w:rsidP="004E1AED"/>
    <w:p w14:paraId="5434922D" w14:textId="6405A751" w:rsidR="007D2D0F" w:rsidRDefault="00895F36" w:rsidP="004E1AED">
      <w:r>
        <w:rPr>
          <w:noProof/>
          <w:lang w:eastAsia="zh-CN"/>
        </w:rPr>
        <mc:AlternateContent>
          <mc:Choice Requires="wpg">
            <w:drawing>
              <wp:anchor distT="0" distB="0" distL="114300" distR="114300" simplePos="0" relativeHeight="251665408" behindDoc="0" locked="0" layoutInCell="1" allowOverlap="1" wp14:anchorId="23C49579" wp14:editId="76E42554">
                <wp:simplePos x="0" y="0"/>
                <wp:positionH relativeFrom="column">
                  <wp:posOffset>-320040</wp:posOffset>
                </wp:positionH>
                <wp:positionV relativeFrom="paragraph">
                  <wp:posOffset>55880</wp:posOffset>
                </wp:positionV>
                <wp:extent cx="3007995" cy="3295650"/>
                <wp:effectExtent l="0" t="0" r="1905" b="0"/>
                <wp:wrapThrough wrapText="bothSides">
                  <wp:wrapPolygon edited="0">
                    <wp:start x="0" y="0"/>
                    <wp:lineTo x="0" y="21475"/>
                    <wp:lineTo x="21477" y="21475"/>
                    <wp:lineTo x="2147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007995" cy="3295650"/>
                          <a:chOff x="0" y="0"/>
                          <a:chExt cx="3007995" cy="3295650"/>
                        </a:xfrm>
                      </wpg:grpSpPr>
                      <pic:pic xmlns:pic="http://schemas.openxmlformats.org/drawingml/2006/picture">
                        <pic:nvPicPr>
                          <pic:cNvPr id="11" name="Picture 11"/>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300990"/>
                            <a:ext cx="2985135" cy="299466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22860" y="0"/>
                            <a:ext cx="2985135" cy="316230"/>
                          </a:xfrm>
                          <a:prstGeom prst="rect">
                            <a:avLst/>
                          </a:prstGeom>
                          <a:solidFill>
                            <a:prstClr val="white"/>
                          </a:solidFill>
                          <a:ln>
                            <a:noFill/>
                          </a:ln>
                        </wps:spPr>
                        <wps:txbx>
                          <w:txbxContent>
                            <w:p w14:paraId="2429A092" w14:textId="68839914" w:rsidR="00377336" w:rsidRPr="00BA385C" w:rsidRDefault="00377336" w:rsidP="00607406">
                              <w:pPr>
                                <w:pStyle w:val="Caption"/>
                                <w:rPr>
                                  <w:caps/>
                                  <w:noProof/>
                                  <w:color w:val="auto"/>
                                  <w:spacing w:val="15"/>
                                  <w:szCs w:val="22"/>
                                </w:rPr>
                              </w:pPr>
                              <w:r>
                                <w:t xml:space="preserve">Figure 4 – Analysis 1 – Post Removal of Outliers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C49579" id="Group 13" o:spid="_x0000_s1037" style="position:absolute;margin-left:-25.2pt;margin-top:4.4pt;width:236.85pt;height:259.5pt;z-index:251665408" coordsize="30079,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">
                <v:shape id="Picture 11" o:spid="_x0000_s1038" type="#_x0000_t75" style="position:absolute;top:3009;width:29851;height:29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q3Mq/AAAA2wAAAA8AAABkcnMvZG93bnJldi54bWxET82KwjAQvgu+Qxhhb5q6B5FqFFGUvSys&#10;1QcYmrEpNpOSxP68/WZhwdt8fL+z3Q+2ER35UDtWsFxkIIhLp2uuFNxv5/kaRIjIGhvHpGCkAPvd&#10;dLLFXLuer9QVsRIphEOOCkyMbS5lKA1ZDAvXEifu4bzFmKCvpPbYp3DbyM8sW0mLNacGgy0dDZXP&#10;4mUVtOH7ZQ8/48pc7mXvj6eiM/2o1MdsOGxARBriW/zv/tJp/hL+fkkHyN0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atzKvwAAANsAAAAPAAAAAAAAAAAAAAAAAJ8CAABk&#10;cnMvZG93bnJldi54bWxQSwUGAAAAAAQABAD3AAAAiwMAAAAA&#10;">
                  <v:imagedata r:id="rId31" o:title=""/>
                  <v:path arrowok="t"/>
                </v:shape>
                <v:shape id="Text Box 12" o:spid="_x0000_s1039" type="#_x0000_t202" style="position:absolute;left:228;width:29851;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14:paraId="2429A092" w14:textId="68839914" w:rsidR="00377336" w:rsidRPr="00BA385C" w:rsidRDefault="00377336" w:rsidP="00607406">
                        <w:pPr>
                          <w:pStyle w:val="Caption"/>
                          <w:rPr>
                            <w:caps/>
                            <w:noProof/>
                            <w:color w:val="auto"/>
                            <w:spacing w:val="15"/>
                            <w:szCs w:val="22"/>
                          </w:rPr>
                        </w:pPr>
                        <w:r>
                          <w:t xml:space="preserve">Figure 4 – Analysis 1 – Post Removal of Outliers </w:t>
                        </w:r>
                      </w:p>
                    </w:txbxContent>
                  </v:textbox>
                </v:shape>
                <w10:wrap type="through"/>
              </v:group>
            </w:pict>
          </mc:Fallback>
        </mc:AlternateContent>
      </w:r>
    </w:p>
    <w:p w14:paraId="379BBD0A" w14:textId="1FCAEE15" w:rsidR="007D2D0F" w:rsidRDefault="007D2D0F" w:rsidP="004E1AED"/>
    <w:p w14:paraId="7B828846" w14:textId="32F77263" w:rsidR="008927DB" w:rsidRDefault="008927DB" w:rsidP="004E1AED"/>
    <w:p w14:paraId="3BF2CE20" w14:textId="45A2D5BB" w:rsidR="008927DB" w:rsidRDefault="008927DB" w:rsidP="004E1AED"/>
    <w:p w14:paraId="113B9E62" w14:textId="0B3A5414" w:rsidR="008927DB" w:rsidRDefault="008927DB" w:rsidP="004E1AED"/>
    <w:p w14:paraId="75B06D54" w14:textId="608275E3" w:rsidR="008927DB" w:rsidRDefault="008927DB" w:rsidP="004E1AED"/>
    <w:p w14:paraId="367228BC" w14:textId="2DA94843" w:rsidR="008927DB" w:rsidRDefault="008927DB" w:rsidP="004E1AED"/>
    <w:p w14:paraId="6EF84708" w14:textId="1A2E79FE" w:rsidR="008927DB" w:rsidRDefault="008927DB" w:rsidP="004E1AED"/>
    <w:p w14:paraId="6E6BC944" w14:textId="2C594251" w:rsidR="008927DB" w:rsidRDefault="008927DB" w:rsidP="004E1AED"/>
    <w:p w14:paraId="2148F107" w14:textId="6B89F1CF" w:rsidR="008927DB" w:rsidRDefault="008927DB" w:rsidP="004E1AED"/>
    <w:p w14:paraId="467C1671" w14:textId="6E61AA21" w:rsidR="008927DB" w:rsidRDefault="008927DB" w:rsidP="004E1AED"/>
    <w:p w14:paraId="404D3420" w14:textId="65C78C70" w:rsidR="008927DB" w:rsidRDefault="008927DB" w:rsidP="004E1AED"/>
    <w:p w14:paraId="595A7121" w14:textId="0253BE8C" w:rsidR="008927DB" w:rsidRDefault="00BA14A4" w:rsidP="004E1AED">
      <w:r>
        <w:rPr>
          <w:noProof/>
          <w:lang w:eastAsia="zh-CN"/>
        </w:rPr>
        <mc:AlternateContent>
          <mc:Choice Requires="wpg">
            <w:drawing>
              <wp:anchor distT="0" distB="0" distL="114300" distR="114300" simplePos="0" relativeHeight="251678720" behindDoc="0" locked="0" layoutInCell="1" allowOverlap="1" wp14:anchorId="555FC5D6" wp14:editId="5DD7286F">
                <wp:simplePos x="0" y="0"/>
                <wp:positionH relativeFrom="column">
                  <wp:posOffset>-251460</wp:posOffset>
                </wp:positionH>
                <wp:positionV relativeFrom="paragraph">
                  <wp:posOffset>76835</wp:posOffset>
                </wp:positionV>
                <wp:extent cx="5056505" cy="2423160"/>
                <wp:effectExtent l="0" t="0" r="0" b="0"/>
                <wp:wrapThrough wrapText="bothSides">
                  <wp:wrapPolygon edited="0">
                    <wp:start x="244" y="0"/>
                    <wp:lineTo x="0" y="2717"/>
                    <wp:lineTo x="0" y="21396"/>
                    <wp:lineTo x="21483" y="21396"/>
                    <wp:lineTo x="21483" y="2547"/>
                    <wp:lineTo x="17903" y="0"/>
                    <wp:lineTo x="244" y="0"/>
                  </wp:wrapPolygon>
                </wp:wrapThrough>
                <wp:docPr id="16" name="Group 16"/>
                <wp:cNvGraphicFramePr/>
                <a:graphic xmlns:a="http://schemas.openxmlformats.org/drawingml/2006/main">
                  <a:graphicData uri="http://schemas.microsoft.com/office/word/2010/wordprocessingGroup">
                    <wpg:wgp>
                      <wpg:cNvGrpSpPr/>
                      <wpg:grpSpPr>
                        <a:xfrm>
                          <a:off x="0" y="0"/>
                          <a:ext cx="5056505" cy="2423160"/>
                          <a:chOff x="0" y="0"/>
                          <a:chExt cx="5056505" cy="2423160"/>
                        </a:xfrm>
                      </wpg:grpSpPr>
                      <wps:wsp>
                        <wps:cNvPr id="8" name="Text Box 8"/>
                        <wps:cNvSpPr txBox="1"/>
                        <wps:spPr>
                          <a:xfrm>
                            <a:off x="91440" y="0"/>
                            <a:ext cx="4088765" cy="327660"/>
                          </a:xfrm>
                          <a:prstGeom prst="rect">
                            <a:avLst/>
                          </a:prstGeom>
                          <a:solidFill>
                            <a:prstClr val="white"/>
                          </a:solidFill>
                          <a:ln>
                            <a:noFill/>
                          </a:ln>
                        </wps:spPr>
                        <wps:txbx>
                          <w:txbxContent>
                            <w:p w14:paraId="44135405" w14:textId="77777777" w:rsidR="00377336" w:rsidRDefault="00377336" w:rsidP="008927DB">
                              <w:pPr>
                                <w:pStyle w:val="Caption"/>
                                <w:rPr>
                                  <w:noProof/>
                                </w:rPr>
                              </w:pPr>
                              <w:r>
                                <w:t>Table 1 - Question 1 - Result of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308610"/>
                            <a:ext cx="5056505" cy="211455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5FC5D6" id="Group 16" o:spid="_x0000_s1040" style="position:absolute;margin-left:-19.8pt;margin-top:6.05pt;width:398.15pt;height:190.8pt;z-index:251678720;mso-height-relative:margin" coordsize="50565,2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">
                <v:shape id="Text Box 8" o:spid="_x0000_s1041" type="#_x0000_t202" style="position:absolute;left:914;width:40888;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44135405" w14:textId="77777777" w:rsidR="00377336" w:rsidRDefault="00377336" w:rsidP="008927DB">
                        <w:pPr>
                          <w:pStyle w:val="Caption"/>
                          <w:rPr>
                            <w:noProof/>
                          </w:rPr>
                        </w:pPr>
                        <w:r>
                          <w:t>Table 1 - Question 1 - Result of analysis</w:t>
                        </w:r>
                      </w:p>
                    </w:txbxContent>
                  </v:textbox>
                </v:shape>
                <v:shape id="Picture 15" o:spid="_x0000_s1042" type="#_x0000_t75" style="position:absolute;top:3086;width:50565;height:21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jtfTCAAAA2wAAAA8AAABkcnMvZG93bnJldi54bWxET01rwkAQvRf8D8sI3pqNQmNJs4q0lHoI&#10;hFih1yE7JtHsbMhuNfrruwXB2zze52Tr0XTiTINrLSuYRzEI4srqlmsF++/P51cQziNr7CyTgis5&#10;WK8mTxmm2l64pPPO1yKEsEtRQeN9n0rpqoYMusj2xIE72MGgD3CopR7wEsJNJxdxnEiDLYeGBnt6&#10;b6g67X6NgvzrI0/Koiyw2uxdnPzcFnp5VGo2HTdvIDyN/iG+u7c6zH+B/1/CA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47X0wgAAANsAAAAPAAAAAAAAAAAAAAAAAJ8C&#10;AABkcnMvZG93bnJldi54bWxQSwUGAAAAAAQABAD3AAAAjgMAAAAA&#10;">
                  <v:imagedata r:id="rId33" o:title=""/>
                  <v:path arrowok="t"/>
                </v:shape>
                <w10:wrap type="through"/>
              </v:group>
            </w:pict>
          </mc:Fallback>
        </mc:AlternateContent>
      </w:r>
    </w:p>
    <w:p w14:paraId="558A9CC4" w14:textId="0ABB947D" w:rsidR="008927DB" w:rsidRDefault="008927DB" w:rsidP="004E1AED"/>
    <w:p w14:paraId="23DE0603" w14:textId="0A23F1A6" w:rsidR="008927DB" w:rsidRDefault="008927DB" w:rsidP="004E1AED"/>
    <w:p w14:paraId="71734327" w14:textId="26E9340A" w:rsidR="008927DB" w:rsidRDefault="008927DB" w:rsidP="004E1AED"/>
    <w:p w14:paraId="66281F30" w14:textId="76E7632E" w:rsidR="008927DB" w:rsidRDefault="008927DB" w:rsidP="004E1AED"/>
    <w:p w14:paraId="33A15891" w14:textId="26A951AB" w:rsidR="007D2D0F" w:rsidRDefault="007D2D0F" w:rsidP="004E1AED"/>
    <w:p w14:paraId="66548C62" w14:textId="596ACB0A" w:rsidR="007D2D0F" w:rsidRDefault="007D2D0F" w:rsidP="004E1AED"/>
    <w:p w14:paraId="4756F67E" w14:textId="5871A7EF" w:rsidR="007D2D0F" w:rsidRDefault="007D2D0F" w:rsidP="004E1AED"/>
    <w:p w14:paraId="6B1BFBAC" w14:textId="4D4D2151" w:rsidR="007D2D0F" w:rsidRDefault="007D2D0F" w:rsidP="004E1AED"/>
    <w:p w14:paraId="3D924D96" w14:textId="4D6BD659" w:rsidR="007D2D0F" w:rsidRDefault="007D2D0F" w:rsidP="004E1AED"/>
    <w:p w14:paraId="0052C7C2" w14:textId="0936AA40" w:rsidR="007D2D0F" w:rsidRDefault="007D2D0F" w:rsidP="004E1AED"/>
    <w:p w14:paraId="020123C7" w14:textId="19D0CCF0" w:rsidR="007D2D0F" w:rsidRDefault="007D2D0F" w:rsidP="004E1AED"/>
    <w:p w14:paraId="4F4F592F" w14:textId="6946CB14" w:rsidR="007D2D0F" w:rsidRDefault="007D2D0F" w:rsidP="004E1AED"/>
    <w:p w14:paraId="24019ECD" w14:textId="3B42845E" w:rsidR="008927DB" w:rsidRDefault="008927DB" w:rsidP="004E1AED"/>
    <w:p w14:paraId="576C7FF6" w14:textId="70FC1865" w:rsidR="008927DB" w:rsidRDefault="00CB0AC0" w:rsidP="004E1AED">
      <w:r>
        <w:rPr>
          <w:noProof/>
          <w:lang w:eastAsia="zh-CN"/>
        </w:rPr>
        <mc:AlternateContent>
          <mc:Choice Requires="wpg">
            <w:drawing>
              <wp:anchor distT="0" distB="0" distL="114300" distR="114300" simplePos="0" relativeHeight="251685888" behindDoc="0" locked="0" layoutInCell="1" allowOverlap="1" wp14:anchorId="1E61FC7D" wp14:editId="554D6BA6">
                <wp:simplePos x="0" y="0"/>
                <wp:positionH relativeFrom="column">
                  <wp:posOffset>-118110</wp:posOffset>
                </wp:positionH>
                <wp:positionV relativeFrom="paragraph">
                  <wp:posOffset>0</wp:posOffset>
                </wp:positionV>
                <wp:extent cx="4065270" cy="3284220"/>
                <wp:effectExtent l="0" t="0" r="0" b="0"/>
                <wp:wrapThrough wrapText="bothSides">
                  <wp:wrapPolygon edited="0">
                    <wp:start x="101" y="0"/>
                    <wp:lineTo x="0" y="1879"/>
                    <wp:lineTo x="0" y="21425"/>
                    <wp:lineTo x="21357" y="21425"/>
                    <wp:lineTo x="21458" y="1754"/>
                    <wp:lineTo x="21458" y="0"/>
                    <wp:lineTo x="101" y="0"/>
                  </wp:wrapPolygon>
                </wp:wrapThrough>
                <wp:docPr id="20" name="Group 20"/>
                <wp:cNvGraphicFramePr/>
                <a:graphic xmlns:a="http://schemas.openxmlformats.org/drawingml/2006/main">
                  <a:graphicData uri="http://schemas.microsoft.com/office/word/2010/wordprocessingGroup">
                    <wpg:wgp>
                      <wpg:cNvGrpSpPr/>
                      <wpg:grpSpPr>
                        <a:xfrm>
                          <a:off x="0" y="0"/>
                          <a:ext cx="4065270" cy="3284220"/>
                          <a:chOff x="0" y="0"/>
                          <a:chExt cx="4065270" cy="3284220"/>
                        </a:xfrm>
                      </wpg:grpSpPr>
                      <pic:pic xmlns:pic="http://schemas.openxmlformats.org/drawingml/2006/picture">
                        <pic:nvPicPr>
                          <pic:cNvPr id="14" name="Picture 14"/>
                          <pic:cNvPicPr>
                            <a:picLocks noChangeAspect="1"/>
                          </pic:cNvPicPr>
                        </pic:nvPicPr>
                        <pic:blipFill rotWithShape="1">
                          <a:blip r:embed="rId34" cstate="print">
                            <a:extLst>
                              <a:ext uri="{28A0092B-C50C-407E-A947-70E740481C1C}">
                                <a14:useLocalDpi xmlns:a14="http://schemas.microsoft.com/office/drawing/2010/main" val="0"/>
                              </a:ext>
                            </a:extLst>
                          </a:blip>
                          <a:srcRect l="45128" t="24843" r="12372" b="18519"/>
                          <a:stretch/>
                        </pic:blipFill>
                        <pic:spPr bwMode="auto">
                          <a:xfrm>
                            <a:off x="0" y="281940"/>
                            <a:ext cx="4004310" cy="300228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60960" y="0"/>
                            <a:ext cx="4004310" cy="270510"/>
                          </a:xfrm>
                          <a:prstGeom prst="rect">
                            <a:avLst/>
                          </a:prstGeom>
                          <a:solidFill>
                            <a:prstClr val="white"/>
                          </a:solidFill>
                          <a:ln>
                            <a:noFill/>
                          </a:ln>
                        </wps:spPr>
                        <wps:txbx>
                          <w:txbxContent>
                            <w:p w14:paraId="0CC225F3" w14:textId="5AD5AF10" w:rsidR="00377336" w:rsidRDefault="00377336" w:rsidP="00CB0AC0">
                              <w:pPr>
                                <w:pStyle w:val="Caption"/>
                                <w:rPr>
                                  <w:noProof/>
                                </w:rPr>
                              </w:pPr>
                              <w:r>
                                <w:t>Figure 5 - Question 1 - Analysis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61FC7D" id="Group 20" o:spid="_x0000_s1043" style="position:absolute;margin-left:-9.3pt;margin-top:0;width:320.1pt;height:258.6pt;z-index:251685888" coordsize="40652,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">
                <v:shape id="Picture 14" o:spid="_x0000_s1044" type="#_x0000_t75" style="position:absolute;top:2819;width:40043;height:30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ZA4nBAAAA2wAAAA8AAABkcnMvZG93bnJldi54bWxET01rAjEQvRf6H8IUvNWsVUrZGqUVBOmt&#10;1ou3YTNuVjeT7U7U2F/fCIK3ebzPmc6Tb9WJemkCGxgNC1DEVbAN1wY2P8vnN1ASkS22gcnAhQTm&#10;s8eHKZY2nPmbTutYqxzCUqIBF2NXai2VI48yDB1x5nah9xgz7GttezzncN/ql6J41R4bzg0OO1o4&#10;qg7rozfwVS+22yR/hzRqLvvPsZPjbyXGDJ7SxzuoSCnexTf3yub5E7j+kg/Qs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ZA4nBAAAA2wAAAA8AAAAAAAAAAAAAAAAAnwIA&#10;AGRycy9kb3ducmV2LnhtbFBLBQYAAAAABAAEAPcAAACNAwAAAAA=&#10;">
                  <v:imagedata r:id="rId35" o:title="" croptop="16281f" cropbottom="12137f" cropleft="29575f" cropright="8108f"/>
                  <v:path arrowok="t"/>
                </v:shape>
                <v:shape id="Text Box 19" o:spid="_x0000_s1045" type="#_x0000_t202" style="position:absolute;left:609;width:4004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14:paraId="0CC225F3" w14:textId="5AD5AF10" w:rsidR="00377336" w:rsidRDefault="00377336" w:rsidP="00CB0AC0">
                        <w:pPr>
                          <w:pStyle w:val="Caption"/>
                          <w:rPr>
                            <w:noProof/>
                          </w:rPr>
                        </w:pPr>
                        <w:r>
                          <w:t>Figure 5 - Question 1 - Analysis Results</w:t>
                        </w:r>
                      </w:p>
                    </w:txbxContent>
                  </v:textbox>
                </v:shape>
                <w10:wrap type="through"/>
              </v:group>
            </w:pict>
          </mc:Fallback>
        </mc:AlternateContent>
      </w:r>
    </w:p>
    <w:p w14:paraId="603D6703" w14:textId="22655A9B" w:rsidR="008927DB" w:rsidRDefault="008927DB" w:rsidP="004E1AED"/>
    <w:p w14:paraId="2B78FE7D" w14:textId="74048E29" w:rsidR="008927DB" w:rsidRDefault="008927DB" w:rsidP="004E1AED"/>
    <w:p w14:paraId="1CD6FC10" w14:textId="66FD4E93" w:rsidR="008927DB" w:rsidRDefault="008927DB" w:rsidP="004E1AED"/>
    <w:p w14:paraId="10947D5D" w14:textId="2B9A2224" w:rsidR="008927DB" w:rsidRDefault="008927DB" w:rsidP="004E1AED"/>
    <w:p w14:paraId="531C923F" w14:textId="0A236C8E" w:rsidR="008927DB" w:rsidRDefault="008927DB" w:rsidP="004E1AED"/>
    <w:p w14:paraId="0C084C1F" w14:textId="355CEE25" w:rsidR="008927DB" w:rsidRDefault="008927DB" w:rsidP="004E1AED"/>
    <w:p w14:paraId="4928D3B6" w14:textId="3E4ED7E4" w:rsidR="008927DB" w:rsidRDefault="008927DB" w:rsidP="004E1AED"/>
    <w:p w14:paraId="71BD1972" w14:textId="7E861F86" w:rsidR="008927DB" w:rsidRDefault="008927DB" w:rsidP="004E1AED"/>
    <w:p w14:paraId="7A745448" w14:textId="5BD2510E" w:rsidR="008927DB" w:rsidRDefault="008927DB" w:rsidP="004E1AED"/>
    <w:p w14:paraId="2E7C6C84" w14:textId="765BC30A" w:rsidR="008927DB" w:rsidRDefault="008927DB" w:rsidP="004E1AED"/>
    <w:p w14:paraId="39565497" w14:textId="580B1882" w:rsidR="008927DB" w:rsidRPr="006066D2" w:rsidRDefault="006066D2" w:rsidP="004E1AED">
      <w:pPr>
        <w:rPr>
          <w:sz w:val="28"/>
          <w:szCs w:val="28"/>
        </w:rPr>
      </w:pPr>
      <w:r w:rsidRPr="006066D2">
        <w:rPr>
          <w:sz w:val="28"/>
          <w:szCs w:val="28"/>
        </w:rPr>
        <w:t>Code for Question 1:</w:t>
      </w:r>
    </w:p>
    <w:p w14:paraId="0922B15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*uploading data;</w:t>
      </w:r>
    </w:p>
    <w:p w14:paraId="12F98696"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train1;</w:t>
      </w:r>
    </w:p>
    <w:p w14:paraId="09ACDC4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infile '/home/sconant0/sasuser.v94/train.csv' firstobs= 2 dlm=",";</w:t>
      </w:r>
    </w:p>
    <w:p w14:paraId="478B0A4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input Id MSSubClass</w:t>
      </w:r>
      <w:r w:rsidRPr="001551B3">
        <w:rPr>
          <w:rFonts w:ascii="Consolas" w:eastAsia="Times New Roman" w:hAnsi="Consolas" w:cs="Courier New"/>
          <w:color w:val="020202"/>
          <w:sz w:val="20"/>
          <w:szCs w:val="20"/>
          <w:lang w:eastAsia="en-US"/>
        </w:rPr>
        <w:tab/>
        <w:t>MSZoning$ LotFrontage LotArea Street$ Alley$ LotShape$ LandContour$</w:t>
      </w:r>
      <w:r w:rsidRPr="001551B3">
        <w:rPr>
          <w:rFonts w:ascii="Consolas" w:eastAsia="Times New Roman" w:hAnsi="Consolas" w:cs="Courier New"/>
          <w:color w:val="020202"/>
          <w:sz w:val="20"/>
          <w:szCs w:val="20"/>
          <w:lang w:eastAsia="en-US"/>
        </w:rPr>
        <w:tab/>
        <w:t>Utilities$ LotConfig$ LandSlope$ Neighborhood$ Condition1$ Condition2$ BldgType$ HouseStyle$ OverallQual OverallCond YearBuilt YearRemodAdd RoofStyle$ RoofMatl$ Exterior1st$ Exterior2nd$ MasVnrType$ MasVnrArea ExterQual$ ExterCond$</w:t>
      </w:r>
      <w:r w:rsidRPr="001551B3">
        <w:rPr>
          <w:rFonts w:ascii="Consolas" w:eastAsia="Times New Roman" w:hAnsi="Consolas" w:cs="Courier New"/>
          <w:color w:val="020202"/>
          <w:sz w:val="20"/>
          <w:szCs w:val="20"/>
          <w:lang w:eastAsia="en-US"/>
        </w:rPr>
        <w:tab/>
        <w:t>Foundation$</w:t>
      </w:r>
      <w:r w:rsidRPr="001551B3">
        <w:rPr>
          <w:rFonts w:ascii="Consolas" w:eastAsia="Times New Roman" w:hAnsi="Consolas" w:cs="Courier New"/>
          <w:color w:val="020202"/>
          <w:sz w:val="20"/>
          <w:szCs w:val="20"/>
          <w:lang w:eastAsia="en-US"/>
        </w:rPr>
        <w:tab/>
        <w:t>BsmtQual$ BsmtCond$ BsmtExposure$ BsmtFinType1$ BsmtFinSF1 BsmtFinType2$ BsmtFinSF2 BsmtUnfSF TotalBsmtSF Heating$ HeatingQC$ CentralAir$ Electrical$ FirstFlrSF SecondFlrSF LowQualFinSF GrLivArea BsmtFullBath BsmtHalfBath FullBath HalfBath BedroomAbvGr KitchenAbvGr KitchenQual$ TotRmsAbvGrd Functional$ Fireplaces FireplaceQu$ GarageType$ GarageYrBlt GarageFinish$ GarageCars GarageArea GarageQual$ GarageCond$ PavedDrive$ WoodDeckSF OpenPorchSF EnclosedPorch ThreeSsnPorch ScreenPorch PoolArea PoolQC$ Fence$ MiscFeature$ MiscVal MoSold YrSold SaleType$ SaleCondition$ SalePrice;</w:t>
      </w:r>
    </w:p>
    <w:p w14:paraId="3C15022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w:t>
      </w:r>
    </w:p>
    <w:p w14:paraId="0D00884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87809A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*uploading data;</w:t>
      </w:r>
    </w:p>
    <w:p w14:paraId="6016C53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test1;</w:t>
      </w:r>
    </w:p>
    <w:p w14:paraId="6499041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infile '/home/sconant0/sasuser.v94/test.csv' firstobs = 2 dlm=",";</w:t>
      </w:r>
    </w:p>
    <w:p w14:paraId="5D3E7471"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input Id MSSubClass</w:t>
      </w:r>
      <w:r w:rsidRPr="001551B3">
        <w:rPr>
          <w:rFonts w:ascii="Consolas" w:eastAsia="Times New Roman" w:hAnsi="Consolas" w:cs="Courier New"/>
          <w:color w:val="020202"/>
          <w:sz w:val="20"/>
          <w:szCs w:val="20"/>
          <w:lang w:eastAsia="en-US"/>
        </w:rPr>
        <w:tab/>
        <w:t>MSZoning$ LotFrontage LotArea Street$ Alley$ LotShape$ LandContour$</w:t>
      </w:r>
      <w:r w:rsidRPr="001551B3">
        <w:rPr>
          <w:rFonts w:ascii="Consolas" w:eastAsia="Times New Roman" w:hAnsi="Consolas" w:cs="Courier New"/>
          <w:color w:val="020202"/>
          <w:sz w:val="20"/>
          <w:szCs w:val="20"/>
          <w:lang w:eastAsia="en-US"/>
        </w:rPr>
        <w:tab/>
        <w:t>Utilities$ LotConfig$ LandSlope$ Neighborhood$ Condition1$ Condition2$ BldgType$ HouseStyle$ OverallQual OverallCond YearBuilt YearRemodAdd RoofStyle$ RoofMatl$ Exterior1st$ Exterior2nd$ MasVnrType$ MasVnrArea ExterQual$ ExterCond$</w:t>
      </w:r>
      <w:r w:rsidRPr="001551B3">
        <w:rPr>
          <w:rFonts w:ascii="Consolas" w:eastAsia="Times New Roman" w:hAnsi="Consolas" w:cs="Courier New"/>
          <w:color w:val="020202"/>
          <w:sz w:val="20"/>
          <w:szCs w:val="20"/>
          <w:lang w:eastAsia="en-US"/>
        </w:rPr>
        <w:tab/>
        <w:t>Foundation$</w:t>
      </w:r>
      <w:r w:rsidRPr="001551B3">
        <w:rPr>
          <w:rFonts w:ascii="Consolas" w:eastAsia="Times New Roman" w:hAnsi="Consolas" w:cs="Courier New"/>
          <w:color w:val="020202"/>
          <w:sz w:val="20"/>
          <w:szCs w:val="20"/>
          <w:lang w:eastAsia="en-US"/>
        </w:rPr>
        <w:tab/>
        <w:t xml:space="preserve">BsmtQual$ BsmtCond$ BsmtExposure$ BsmtFinType1$ BsmtFinSF1 BsmtFinType2$ BsmtFinSF2 BsmtUnfSF TotalBsmtSF Heating$ HeatingQC$ CentralAir$ Electrical$ FirstFlrSF SecondFlrSF LowQualFinSF GrLivArea BsmtFullBath </w:t>
      </w:r>
      <w:r w:rsidRPr="001551B3">
        <w:rPr>
          <w:rFonts w:ascii="Consolas" w:eastAsia="Times New Roman" w:hAnsi="Consolas" w:cs="Courier New"/>
          <w:color w:val="020202"/>
          <w:sz w:val="20"/>
          <w:szCs w:val="20"/>
          <w:lang w:eastAsia="en-US"/>
        </w:rPr>
        <w:lastRenderedPageBreak/>
        <w:t xml:space="preserve">BsmtHalfBath FullBath HalfBath BedroomAbvGr KitchenAbvGr KitchenQual$ TotRmsAbvGrd Functional$ Fireplaces FireplaceQu$ GarageType$ GarageYrBlt GarageFinish$ GarageCars GarageArea GarageQual$ GarageCond$ PavedDrive$ WoodDeckSF OpenPorchSF EnclosedPorch ThreeSsnPorch ScreenPorch PoolArea PoolQC$ Fence$ MiscFeature$ MiscVal MoSold YrSold SaleType$ SaleCondition$; </w:t>
      </w:r>
    </w:p>
    <w:p w14:paraId="4005F296"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w:t>
      </w:r>
    </w:p>
    <w:p w14:paraId="3F382EA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9634F9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*adding sale price to test set;</w:t>
      </w:r>
    </w:p>
    <w:p w14:paraId="21F0CB7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test2;</w:t>
      </w:r>
    </w:p>
    <w:p w14:paraId="2DBA60E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test1;</w:t>
      </w:r>
    </w:p>
    <w:p w14:paraId="622390F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SalePrice = .;</w:t>
      </w:r>
    </w:p>
    <w:p w14:paraId="097D7641"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w:t>
      </w:r>
    </w:p>
    <w:p w14:paraId="2D2E4E4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*combining data set;</w:t>
      </w:r>
    </w:p>
    <w:p w14:paraId="647D587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test3;</w:t>
      </w:r>
    </w:p>
    <w:p w14:paraId="37B7142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train1 test2;</w:t>
      </w:r>
    </w:p>
    <w:p w14:paraId="058C4CD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w:t>
      </w:r>
    </w:p>
    <w:p w14:paraId="726BE06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print data=test3; run;</w:t>
      </w:r>
    </w:p>
    <w:p w14:paraId="2F8D315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56AA2FDE"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*subsetting data for question 1 with only neighborhoods of interest;</w:t>
      </w:r>
    </w:p>
    <w:p w14:paraId="59FB350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test4;</w:t>
      </w:r>
    </w:p>
    <w:p w14:paraId="152D740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test3;</w:t>
      </w:r>
    </w:p>
    <w:p w14:paraId="0BC821E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if Neighborhood = "NAmes" or Neighborhood = "Edwards" or Neighborhood = "BrkSide"; run;</w:t>
      </w:r>
    </w:p>
    <w:p w14:paraId="17C8949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print data=test4; run;</w:t>
      </w:r>
    </w:p>
    <w:p w14:paraId="04F88B1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*exporting cvs;</w:t>
      </w:r>
    </w:p>
    <w:p w14:paraId="4DFCDA5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export data=test4</w:t>
      </w:r>
    </w:p>
    <w:p w14:paraId="7850B4B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outfile='/home/sconant0/sasuser.v94/test4.csv'</w:t>
      </w:r>
    </w:p>
    <w:p w14:paraId="4B318F0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dbms=csv; run;</w:t>
      </w:r>
    </w:p>
    <w:p w14:paraId="47498C9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BA420E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*EDA of data set for sale price and sqft;</w:t>
      </w:r>
    </w:p>
    <w:p w14:paraId="128FFF4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sgscatter data = test4;</w:t>
      </w:r>
    </w:p>
    <w:p w14:paraId="39416F9B"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matrix SalePrice GrLivArea / group=Neighborhood; run;</w:t>
      </w:r>
    </w:p>
    <w:p w14:paraId="1E63703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7D4BED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 glm on raw data;</w:t>
      </w:r>
    </w:p>
    <w:p w14:paraId="67A9A47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glm data=test4 plots=ALL;</w:t>
      </w:r>
    </w:p>
    <w:p w14:paraId="7217D7E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class Neighborhood;</w:t>
      </w:r>
    </w:p>
    <w:p w14:paraId="17C19A5F"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model SalePrice = GrLivArea | Neighborhood / solution clparm; run;</w:t>
      </w:r>
    </w:p>
    <w:p w14:paraId="794BFAD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72E3CDA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*log transform both variables;</w:t>
      </w:r>
    </w:p>
    <w:p w14:paraId="2855195F"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test4log;</w:t>
      </w:r>
    </w:p>
    <w:p w14:paraId="63BB10A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test4;</w:t>
      </w:r>
    </w:p>
    <w:p w14:paraId="1A7B9B6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logsale = log(SalePrice);</w:t>
      </w:r>
    </w:p>
    <w:p w14:paraId="1305C77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logsqft = log(GrLivArea); run;</w:t>
      </w:r>
    </w:p>
    <w:p w14:paraId="5FC1DC2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2B2869D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*re-run EDA on log log;</w:t>
      </w:r>
    </w:p>
    <w:p w14:paraId="487024A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sgscatter data = test4log;</w:t>
      </w:r>
    </w:p>
    <w:p w14:paraId="113A2D0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matrix logsqft logsale / group=neighborhood; run;</w:t>
      </w:r>
    </w:p>
    <w:p w14:paraId="7FDF092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2A6F680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*remove 2 outliers in Edwards: Id 524 and 1299;</w:t>
      </w:r>
    </w:p>
    <w:p w14:paraId="0EF5967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test4log;</w:t>
      </w:r>
    </w:p>
    <w:p w14:paraId="7E999A6E"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test4;</w:t>
      </w:r>
    </w:p>
    <w:p w14:paraId="65C67A4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logsale = log(SalePrice);</w:t>
      </w:r>
    </w:p>
    <w:p w14:paraId="0A4EBE0F"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logsqft = log(GrLivArea);</w:t>
      </w:r>
    </w:p>
    <w:p w14:paraId="09DDF00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if _n_ = 131 or _n_ = 339 then delete; run;</w:t>
      </w:r>
    </w:p>
    <w:p w14:paraId="224D5D2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print data=test4log; run;</w:t>
      </w:r>
    </w:p>
    <w:p w14:paraId="0CFBBEF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30D9F81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*re-run glm on log log data with outliers removed;</w:t>
      </w:r>
    </w:p>
    <w:p w14:paraId="350FC64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glm data=test4log plots=ALL;</w:t>
      </w:r>
    </w:p>
    <w:p w14:paraId="39365A8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class Neighborhood;</w:t>
      </w:r>
    </w:p>
    <w:p w14:paraId="5DAB31F1" w14:textId="596B0DB5" w:rsidR="00AA5F18"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model logsale = logsqft | Neighborhood / solution clparm;</w:t>
      </w:r>
    </w:p>
    <w:p w14:paraId="7AF9BAFB" w14:textId="77777777" w:rsidR="00AA5F18" w:rsidRDefault="00AA5F18">
      <w:pPr>
        <w:rPr>
          <w:rFonts w:ascii="Consolas" w:eastAsia="Times New Roman" w:hAnsi="Consolas" w:cs="Courier New"/>
          <w:color w:val="020202"/>
          <w:sz w:val="20"/>
          <w:szCs w:val="20"/>
          <w:lang w:eastAsia="en-US"/>
        </w:rPr>
      </w:pPr>
      <w:r>
        <w:rPr>
          <w:rFonts w:ascii="Consolas" w:eastAsia="Times New Roman" w:hAnsi="Consolas" w:cs="Courier New"/>
          <w:color w:val="020202"/>
          <w:sz w:val="20"/>
          <w:szCs w:val="20"/>
          <w:lang w:eastAsia="en-US"/>
        </w:rPr>
        <w:br w:type="page"/>
      </w:r>
    </w:p>
    <w:p w14:paraId="59873468" w14:textId="4453D1A6" w:rsidR="00AA5F18" w:rsidRDefault="00AA5F18" w:rsidP="00AA5F18">
      <w:pPr>
        <w:pStyle w:val="Heading2"/>
      </w:pPr>
      <w:r>
        <w:lastRenderedPageBreak/>
        <w:t>Appendix B – Question 2</w:t>
      </w:r>
    </w:p>
    <w:p w14:paraId="4F97CA27" w14:textId="7F02FAD2" w:rsidR="00AA5F18" w:rsidRPr="006066D2" w:rsidRDefault="00AA5F18" w:rsidP="00AA5F18">
      <w:pPr>
        <w:rPr>
          <w:sz w:val="28"/>
          <w:szCs w:val="28"/>
        </w:rPr>
      </w:pPr>
      <w:r>
        <w:rPr>
          <w:sz w:val="28"/>
          <w:szCs w:val="28"/>
        </w:rPr>
        <w:t>Code for Question 2</w:t>
      </w:r>
      <w:r w:rsidRPr="006066D2">
        <w:rPr>
          <w:sz w:val="28"/>
          <w:szCs w:val="28"/>
        </w:rPr>
        <w:t>:</w:t>
      </w:r>
    </w:p>
    <w:p w14:paraId="35354F4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Import the train data */</w:t>
      </w:r>
      <w:r w:rsidRPr="00AA5F18">
        <w:rPr>
          <w:rFonts w:ascii="Consolas" w:eastAsia="Times New Roman" w:hAnsi="Consolas" w:cs="Times New Roman"/>
          <w:color w:val="000000"/>
          <w:sz w:val="20"/>
          <w:szCs w:val="24"/>
          <w:bdr w:val="none" w:sz="0" w:space="0" w:color="auto" w:frame="1"/>
          <w:lang w:eastAsia="en-US"/>
        </w:rPr>
        <w:t xml:space="preserve"> </w:t>
      </w:r>
    </w:p>
    <w:p w14:paraId="592E980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SAS Encountered errors with MasVnrArea and GarageYrBlt due to "NA" in Numeric Fields. SAS set the "NA" values to "." Therefore no issues for now */</w:t>
      </w:r>
      <w:r w:rsidRPr="00AA5F18">
        <w:rPr>
          <w:rFonts w:ascii="Consolas" w:eastAsia="Times New Roman" w:hAnsi="Consolas" w:cs="Times New Roman"/>
          <w:color w:val="000000"/>
          <w:sz w:val="20"/>
          <w:szCs w:val="24"/>
          <w:bdr w:val="none" w:sz="0" w:space="0" w:color="auto" w:frame="1"/>
          <w:lang w:eastAsia="en-US"/>
        </w:rPr>
        <w:t xml:space="preserve"> </w:t>
      </w:r>
    </w:p>
    <w:p w14:paraId="6B8A2FF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b/>
          <w:bCs/>
          <w:color w:val="000000"/>
          <w:sz w:val="20"/>
          <w:szCs w:val="24"/>
          <w:bdr w:val="none" w:sz="0" w:space="0" w:color="auto" w:frame="1"/>
          <w:lang w:eastAsia="en-US"/>
        </w:rPr>
        <w:t>%web_drop_table</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WORK.TRAIN</w:t>
      </w:r>
      <w:r w:rsidRPr="00AA5F18">
        <w:rPr>
          <w:rFonts w:ascii="Consolas" w:eastAsia="Times New Roman" w:hAnsi="Consolas" w:cs="Times New Roman"/>
          <w:color w:val="000000"/>
          <w:sz w:val="20"/>
          <w:szCs w:val="24"/>
          <w:bdr w:val="none" w:sz="0" w:space="0" w:color="auto" w:frame="1"/>
          <w:lang w:eastAsia="en-US"/>
        </w:rPr>
        <w:t xml:space="preserve">); </w:t>
      </w:r>
    </w:p>
    <w:p w14:paraId="2F5EC2C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FF"/>
          <w:sz w:val="20"/>
          <w:szCs w:val="24"/>
          <w:bdr w:val="none" w:sz="0" w:space="0" w:color="auto" w:frame="1"/>
          <w:lang w:eastAsia="en-US"/>
        </w:rPr>
        <w:t>FILENAME</w:t>
      </w:r>
      <w:r w:rsidRPr="00AA5F18">
        <w:rPr>
          <w:rFonts w:ascii="Consolas" w:eastAsia="Times New Roman" w:hAnsi="Consolas" w:cs="Times New Roman"/>
          <w:color w:val="686868"/>
          <w:sz w:val="20"/>
          <w:szCs w:val="24"/>
          <w:bdr w:val="none" w:sz="0" w:space="0" w:color="auto" w:frame="1"/>
          <w:lang w:eastAsia="en-US"/>
        </w:rPr>
        <w:t xml:space="preserve"> REFFILE </w:t>
      </w:r>
      <w:r w:rsidRPr="00AA5F18">
        <w:rPr>
          <w:rFonts w:ascii="Consolas" w:eastAsia="Times New Roman" w:hAnsi="Consolas" w:cs="Times New Roman"/>
          <w:color w:val="800080"/>
          <w:sz w:val="20"/>
          <w:szCs w:val="24"/>
          <w:bdr w:val="none" w:sz="0" w:space="0" w:color="auto" w:frame="1"/>
          <w:lang w:eastAsia="en-US"/>
        </w:rPr>
        <w:t>'/folders/myshortcuts/StatisticalFoundations/Group Project/train.csv'</w:t>
      </w:r>
      <w:r w:rsidRPr="00AA5F18">
        <w:rPr>
          <w:rFonts w:ascii="Consolas" w:eastAsia="Times New Roman" w:hAnsi="Consolas" w:cs="Times New Roman"/>
          <w:color w:val="000000"/>
          <w:sz w:val="20"/>
          <w:szCs w:val="24"/>
          <w:bdr w:val="none" w:sz="0" w:space="0" w:color="auto" w:frame="1"/>
          <w:lang w:eastAsia="en-US"/>
        </w:rPr>
        <w:t xml:space="preserve">; </w:t>
      </w:r>
    </w:p>
    <w:p w14:paraId="616391B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IMPORT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DATAFILE</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REFFILE</w:t>
      </w:r>
      <w:r w:rsidRPr="00AA5F18">
        <w:rPr>
          <w:rFonts w:ascii="Consolas" w:eastAsia="Times New Roman" w:hAnsi="Consolas" w:cs="Times New Roman"/>
          <w:color w:val="000000"/>
          <w:sz w:val="20"/>
          <w:szCs w:val="24"/>
          <w:bdr w:val="none" w:sz="0" w:space="0" w:color="auto" w:frame="1"/>
          <w:lang w:eastAsia="en-US"/>
        </w:rPr>
        <w:t xml:space="preserve"> </w:t>
      </w:r>
    </w:p>
    <w:p w14:paraId="43DA7E5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DBMS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CSV</w:t>
      </w:r>
      <w:r w:rsidRPr="00AA5F18">
        <w:rPr>
          <w:rFonts w:ascii="Consolas" w:eastAsia="Times New Roman" w:hAnsi="Consolas" w:cs="Times New Roman"/>
          <w:color w:val="000000"/>
          <w:sz w:val="20"/>
          <w:szCs w:val="24"/>
          <w:bdr w:val="none" w:sz="0" w:space="0" w:color="auto" w:frame="1"/>
          <w:lang w:eastAsia="en-US"/>
        </w:rPr>
        <w:t xml:space="preserve"> </w:t>
      </w:r>
    </w:p>
    <w:p w14:paraId="302C929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OUT</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WORK.TRAIN</w:t>
      </w:r>
      <w:r w:rsidRPr="00AA5F18">
        <w:rPr>
          <w:rFonts w:ascii="Consolas" w:eastAsia="Times New Roman" w:hAnsi="Consolas" w:cs="Times New Roman"/>
          <w:color w:val="000000"/>
          <w:sz w:val="20"/>
          <w:szCs w:val="24"/>
          <w:bdr w:val="none" w:sz="0" w:space="0" w:color="auto" w:frame="1"/>
          <w:lang w:eastAsia="en-US"/>
        </w:rPr>
        <w:t xml:space="preserve">; </w:t>
      </w:r>
    </w:p>
    <w:p w14:paraId="38FF6D7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GETNAMES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YES</w:t>
      </w:r>
      <w:r w:rsidRPr="00AA5F18">
        <w:rPr>
          <w:rFonts w:ascii="Consolas" w:eastAsia="Times New Roman" w:hAnsi="Consolas" w:cs="Times New Roman"/>
          <w:color w:val="000000"/>
          <w:sz w:val="20"/>
          <w:szCs w:val="24"/>
          <w:bdr w:val="none" w:sz="0" w:space="0" w:color="auto" w:frame="1"/>
          <w:lang w:eastAsia="en-US"/>
        </w:rPr>
        <w:t xml:space="preserve">; </w:t>
      </w:r>
    </w:p>
    <w:p w14:paraId="3A16345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00E2882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CONTENTS</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WORK.TRAIN</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0D8D3F5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b/>
          <w:bCs/>
          <w:color w:val="000000"/>
          <w:sz w:val="20"/>
          <w:szCs w:val="24"/>
          <w:bdr w:val="none" w:sz="0" w:space="0" w:color="auto" w:frame="1"/>
          <w:lang w:eastAsia="en-US"/>
        </w:rPr>
        <w:t>%web_open_table</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WORK.TRAIN</w:t>
      </w:r>
      <w:r w:rsidRPr="00AA5F18">
        <w:rPr>
          <w:rFonts w:ascii="Consolas" w:eastAsia="Times New Roman" w:hAnsi="Consolas" w:cs="Times New Roman"/>
          <w:color w:val="000000"/>
          <w:sz w:val="20"/>
          <w:szCs w:val="24"/>
          <w:bdr w:val="none" w:sz="0" w:space="0" w:color="auto" w:frame="1"/>
          <w:lang w:eastAsia="en-US"/>
        </w:rPr>
        <w:t xml:space="preserve">); </w:t>
      </w:r>
    </w:p>
    <w:p w14:paraId="7EC4C9C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5E7D80F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Analysis Question 2 */</w:t>
      </w:r>
      <w:r w:rsidRPr="00AA5F18">
        <w:rPr>
          <w:rFonts w:ascii="Consolas" w:eastAsia="Times New Roman" w:hAnsi="Consolas" w:cs="Times New Roman"/>
          <w:color w:val="000000"/>
          <w:sz w:val="20"/>
          <w:szCs w:val="24"/>
          <w:bdr w:val="none" w:sz="0" w:space="0" w:color="auto" w:frame="1"/>
          <w:lang w:eastAsia="en-US"/>
        </w:rPr>
        <w:t xml:space="preserve"> </w:t>
      </w:r>
    </w:p>
    <w:p w14:paraId="0FCA5A3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60F4479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Correct Skew in Saleprice (log) looking much more normal and consistent with what stacy did for Q1*/</w:t>
      </w:r>
      <w:r w:rsidRPr="00AA5F18">
        <w:rPr>
          <w:rFonts w:ascii="Consolas" w:eastAsia="Times New Roman" w:hAnsi="Consolas" w:cs="Times New Roman"/>
          <w:color w:val="000000"/>
          <w:sz w:val="20"/>
          <w:szCs w:val="24"/>
          <w:bdr w:val="none" w:sz="0" w:space="0" w:color="auto" w:frame="1"/>
          <w:lang w:eastAsia="en-US"/>
        </w:rPr>
        <w:t xml:space="preserve"> </w:t>
      </w:r>
    </w:p>
    <w:p w14:paraId="166C95D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Q2TRAIN</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5EBC8B2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WORK.TRAIN</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0234412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log</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SalePrice</w:t>
      </w:r>
      <w:r w:rsidRPr="00AA5F18">
        <w:rPr>
          <w:rFonts w:ascii="Consolas" w:eastAsia="Times New Roman" w:hAnsi="Consolas" w:cs="Times New Roman"/>
          <w:color w:val="000000"/>
          <w:sz w:val="20"/>
          <w:szCs w:val="24"/>
          <w:bdr w:val="none" w:sz="0" w:space="0" w:color="auto" w:frame="1"/>
          <w:lang w:eastAsia="en-US"/>
        </w:rPr>
        <w:t xml:space="preserve">); </w:t>
      </w:r>
    </w:p>
    <w:p w14:paraId="29B415B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7CB0D45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26CEB81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Variable Selection Models */</w:t>
      </w:r>
      <w:r w:rsidRPr="00AA5F18">
        <w:rPr>
          <w:rFonts w:ascii="Consolas" w:eastAsia="Times New Roman" w:hAnsi="Consolas" w:cs="Times New Roman"/>
          <w:color w:val="000000"/>
          <w:sz w:val="20"/>
          <w:szCs w:val="24"/>
          <w:bdr w:val="none" w:sz="0" w:space="0" w:color="auto" w:frame="1"/>
          <w:lang w:eastAsia="en-US"/>
        </w:rPr>
        <w:t xml:space="preserve"> </w:t>
      </w:r>
    </w:p>
    <w:p w14:paraId="637923E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Looking for Large R^2 and small CV Press */</w:t>
      </w:r>
      <w:r w:rsidRPr="00AA5F18">
        <w:rPr>
          <w:rFonts w:ascii="Consolas" w:eastAsia="Times New Roman" w:hAnsi="Consolas" w:cs="Times New Roman"/>
          <w:color w:val="000000"/>
          <w:sz w:val="20"/>
          <w:szCs w:val="24"/>
          <w:bdr w:val="none" w:sz="0" w:space="0" w:color="auto" w:frame="1"/>
          <w:lang w:eastAsia="en-US"/>
        </w:rPr>
        <w:t xml:space="preserve"> </w:t>
      </w:r>
    </w:p>
    <w:p w14:paraId="3962E45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Forward */</w:t>
      </w:r>
      <w:r w:rsidRPr="00AA5F18">
        <w:rPr>
          <w:rFonts w:ascii="Consolas" w:eastAsia="Times New Roman" w:hAnsi="Consolas" w:cs="Times New Roman"/>
          <w:color w:val="000000"/>
          <w:sz w:val="20"/>
          <w:szCs w:val="24"/>
          <w:bdr w:val="none" w:sz="0" w:space="0" w:color="auto" w:frame="1"/>
          <w:lang w:eastAsia="en-US"/>
        </w:rPr>
        <w:t xml:space="preserve"> </w:t>
      </w:r>
    </w:p>
    <w:p w14:paraId="21DF3A9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glmselect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0BD6BFC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MSZoning Street Alley LotShape LandContour Utilities LotConfig LandSlope Neighborhood Condition1 Condition2 BldgType HouseStyle RoofStyle RoofMatl Exterior1st Exterior2nd MasVnrType ExterQual ExterCond Foundation BsmtQual BsmtCond BsmtExposure BsmtFinType1 BsmtFinType2</w:t>
      </w:r>
      <w:r w:rsidRPr="00AA5F18">
        <w:rPr>
          <w:rFonts w:ascii="Consolas" w:eastAsia="Times New Roman" w:hAnsi="Consolas" w:cs="Times New Roman"/>
          <w:color w:val="000000"/>
          <w:sz w:val="20"/>
          <w:szCs w:val="24"/>
          <w:bdr w:val="none" w:sz="0" w:space="0" w:color="auto" w:frame="1"/>
          <w:lang w:eastAsia="en-US"/>
        </w:rPr>
        <w:t xml:space="preserve"> </w:t>
      </w:r>
    </w:p>
    <w:p w14:paraId="48879C0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Heating HeatingQC CentralAir Electrical KitchenQual Functional FireplaceQu GarageType GarageFinish GarageQual GarageCond PavedDrive PoolQC Fence MiscFeature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157A23A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MSSubClass MSZoning LotArea Street Alley LotShape LandContour Utilities LotConfig LandSlope Neighborhood Condition1 Condition2 BldgType HouseStyle OverallQual</w:t>
      </w:r>
      <w:r w:rsidRPr="00AA5F18">
        <w:rPr>
          <w:rFonts w:ascii="Consolas" w:eastAsia="Times New Roman" w:hAnsi="Consolas" w:cs="Times New Roman"/>
          <w:color w:val="000000"/>
          <w:sz w:val="20"/>
          <w:szCs w:val="24"/>
          <w:bdr w:val="none" w:sz="0" w:space="0" w:color="auto" w:frame="1"/>
          <w:lang w:eastAsia="en-US"/>
        </w:rPr>
        <w:t xml:space="preserve"> </w:t>
      </w:r>
    </w:p>
    <w:p w14:paraId="09B7308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OverallCond YearBuilt YearRemodAdd RoofStyle RoofMatl Exterior1st Exterior2nd MasVnrType MasVnrArea ExterQual ExterCond Foundation BsmtQual BsmtCond BsmtExposure BsmtFinType1 BsmtFinSF1 </w:t>
      </w:r>
      <w:r w:rsidRPr="00AA5F18">
        <w:rPr>
          <w:rFonts w:ascii="Consolas" w:eastAsia="Times New Roman" w:hAnsi="Consolas" w:cs="Times New Roman"/>
          <w:color w:val="000000"/>
          <w:sz w:val="20"/>
          <w:szCs w:val="24"/>
          <w:bdr w:val="none" w:sz="0" w:space="0" w:color="auto" w:frame="1"/>
          <w:lang w:eastAsia="en-US"/>
        </w:rPr>
        <w:t xml:space="preserve"> </w:t>
      </w:r>
    </w:p>
    <w:p w14:paraId="53CCDFD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BsmtFinType2 BsmtFinSF2 BsmtUnfSF TotalBsmtSF Heating HeatingQC CentralAir Electrical _1stFlrSF _2ndFlrSF LowQualFinSF GrLivArea BsmtFullBath BsmtHalfBath FullBath HalfBath BedroomAbvGr </w:t>
      </w:r>
      <w:r w:rsidRPr="00AA5F18">
        <w:rPr>
          <w:rFonts w:ascii="Consolas" w:eastAsia="Times New Roman" w:hAnsi="Consolas" w:cs="Times New Roman"/>
          <w:color w:val="000000"/>
          <w:sz w:val="20"/>
          <w:szCs w:val="24"/>
          <w:bdr w:val="none" w:sz="0" w:space="0" w:color="auto" w:frame="1"/>
          <w:lang w:eastAsia="en-US"/>
        </w:rPr>
        <w:t xml:space="preserve"> </w:t>
      </w:r>
    </w:p>
    <w:p w14:paraId="75B320A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KitchenAbvGr KitchenQual TotRmsAbvGrd Functional Fireplaces FireplaceQu GarageType GarageYrBlt GarageFinish GarageCars GarageArea GarageQual GarageCond PavedDrive WoodDeckSF OpenPorchSF </w:t>
      </w:r>
      <w:r w:rsidRPr="00AA5F18">
        <w:rPr>
          <w:rFonts w:ascii="Consolas" w:eastAsia="Times New Roman" w:hAnsi="Consolas" w:cs="Times New Roman"/>
          <w:color w:val="000000"/>
          <w:sz w:val="20"/>
          <w:szCs w:val="24"/>
          <w:bdr w:val="none" w:sz="0" w:space="0" w:color="auto" w:frame="1"/>
          <w:lang w:eastAsia="en-US"/>
        </w:rPr>
        <w:t xml:space="preserve"> </w:t>
      </w:r>
    </w:p>
    <w:p w14:paraId="73F97F2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EnclosedPorch _3SsnPorch ScreenPorch PoolArea PoolQC Fence MiscFeature MiscVal MoSold YrSold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4591357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selection</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Forward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stop</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CV</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cvmethod</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random</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b/>
          <w:bCs/>
          <w:color w:val="08726D"/>
          <w:sz w:val="20"/>
          <w:szCs w:val="24"/>
          <w:bdr w:val="none" w:sz="0" w:space="0" w:color="auto" w:frame="1"/>
          <w:lang w:eastAsia="en-US"/>
        </w:rPr>
        <w:t>5</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stats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adjrsq</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6EBD1F1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685FE2F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lastRenderedPageBreak/>
        <w:tab/>
      </w:r>
      <w:r w:rsidRPr="00AA5F18">
        <w:rPr>
          <w:rFonts w:ascii="Consolas" w:eastAsia="Times New Roman" w:hAnsi="Consolas" w:cs="Times New Roman"/>
          <w:color w:val="1B7A1B"/>
          <w:sz w:val="20"/>
          <w:szCs w:val="24"/>
          <w:bdr w:val="none" w:sz="0" w:space="0" w:color="auto" w:frame="1"/>
          <w:lang w:eastAsia="en-US"/>
        </w:rPr>
        <w:t>/* Backward */</w:t>
      </w:r>
      <w:r w:rsidRPr="00AA5F18">
        <w:rPr>
          <w:rFonts w:ascii="Consolas" w:eastAsia="Times New Roman" w:hAnsi="Consolas" w:cs="Times New Roman"/>
          <w:color w:val="000000"/>
          <w:sz w:val="20"/>
          <w:szCs w:val="24"/>
          <w:bdr w:val="none" w:sz="0" w:space="0" w:color="auto" w:frame="1"/>
          <w:lang w:eastAsia="en-US"/>
        </w:rPr>
        <w:t xml:space="preserve"> </w:t>
      </w:r>
    </w:p>
    <w:p w14:paraId="4194187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glmselect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697C7B0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MSZoning Street Alley LotShape LandContour Utilities LotConfig LandSlope Neighborhood Condition1 Condition2 BldgType HouseStyle RoofStyle RoofMatl Exterior1st Exterior2nd MasVnrType ExterQual ExterCond Foundation BsmtQual BsmtCond BsmtExposure BsmtFinType1 BsmtFinType2</w:t>
      </w:r>
      <w:r w:rsidRPr="00AA5F18">
        <w:rPr>
          <w:rFonts w:ascii="Consolas" w:eastAsia="Times New Roman" w:hAnsi="Consolas" w:cs="Times New Roman"/>
          <w:color w:val="000000"/>
          <w:sz w:val="20"/>
          <w:szCs w:val="24"/>
          <w:bdr w:val="none" w:sz="0" w:space="0" w:color="auto" w:frame="1"/>
          <w:lang w:eastAsia="en-US"/>
        </w:rPr>
        <w:t xml:space="preserve"> </w:t>
      </w:r>
    </w:p>
    <w:p w14:paraId="6788B2E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Heating HeatingQC CentralAir Electrical KitchenQual Functional FireplaceQu GarageType GarageFinish GarageQual GarageCond PavedDrive PoolQC Fence MiscFeature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02442F5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MSSubClass MSZoning LotArea Street Alley LotShape LandContour Utilities LotConfig LandSlope Neighborhood Condition1 Condition2 BldgType HouseStyle OverallQual</w:t>
      </w:r>
      <w:r w:rsidRPr="00AA5F18">
        <w:rPr>
          <w:rFonts w:ascii="Consolas" w:eastAsia="Times New Roman" w:hAnsi="Consolas" w:cs="Times New Roman"/>
          <w:color w:val="000000"/>
          <w:sz w:val="20"/>
          <w:szCs w:val="24"/>
          <w:bdr w:val="none" w:sz="0" w:space="0" w:color="auto" w:frame="1"/>
          <w:lang w:eastAsia="en-US"/>
        </w:rPr>
        <w:t xml:space="preserve"> </w:t>
      </w:r>
    </w:p>
    <w:p w14:paraId="0CD829B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OverallCond YearBuilt YearRemodAdd RoofStyle RoofMatl Exterior1st Exterior2nd MasVnrType MasVnrArea ExterQual ExterCond Foundation BsmtQual BsmtCond BsmtExposure BsmtFinType1 BsmtFinSF1 </w:t>
      </w:r>
      <w:r w:rsidRPr="00AA5F18">
        <w:rPr>
          <w:rFonts w:ascii="Consolas" w:eastAsia="Times New Roman" w:hAnsi="Consolas" w:cs="Times New Roman"/>
          <w:color w:val="000000"/>
          <w:sz w:val="20"/>
          <w:szCs w:val="24"/>
          <w:bdr w:val="none" w:sz="0" w:space="0" w:color="auto" w:frame="1"/>
          <w:lang w:eastAsia="en-US"/>
        </w:rPr>
        <w:t xml:space="preserve"> </w:t>
      </w:r>
    </w:p>
    <w:p w14:paraId="5BC6266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BsmtFinType2 BsmtFinSF2 BsmtUnfSF TotalBsmtSF Heating HeatingQC CentralAir Electrical _1stFlrSF _2ndFlrSF LowQualFinSF GrLivArea BsmtFullBath BsmtHalfBath FullBath HalfBath BedroomAbvGr </w:t>
      </w:r>
      <w:r w:rsidRPr="00AA5F18">
        <w:rPr>
          <w:rFonts w:ascii="Consolas" w:eastAsia="Times New Roman" w:hAnsi="Consolas" w:cs="Times New Roman"/>
          <w:color w:val="000000"/>
          <w:sz w:val="20"/>
          <w:szCs w:val="24"/>
          <w:bdr w:val="none" w:sz="0" w:space="0" w:color="auto" w:frame="1"/>
          <w:lang w:eastAsia="en-US"/>
        </w:rPr>
        <w:t xml:space="preserve"> </w:t>
      </w:r>
    </w:p>
    <w:p w14:paraId="5BBC401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KitchenAbvGr KitchenQual TotRmsAbvGrd Functional Fireplaces FireplaceQu GarageType GarageYrBlt GarageFinish GarageCars GarageArea GarageQual GarageCond PavedDrive WoodDeckSF OpenPorchSF </w:t>
      </w:r>
      <w:r w:rsidRPr="00AA5F18">
        <w:rPr>
          <w:rFonts w:ascii="Consolas" w:eastAsia="Times New Roman" w:hAnsi="Consolas" w:cs="Times New Roman"/>
          <w:color w:val="000000"/>
          <w:sz w:val="20"/>
          <w:szCs w:val="24"/>
          <w:bdr w:val="none" w:sz="0" w:space="0" w:color="auto" w:frame="1"/>
          <w:lang w:eastAsia="en-US"/>
        </w:rPr>
        <w:t xml:space="preserve"> </w:t>
      </w:r>
    </w:p>
    <w:p w14:paraId="5FF34E2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EnclosedPorch _3SsnPorch ScreenPorch PoolArea PoolQC Fence MiscFeature MiscVal MoSold YrSold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140A16E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selection</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backward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stop</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CV</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cvmethod</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random</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b/>
          <w:bCs/>
          <w:color w:val="08726D"/>
          <w:sz w:val="20"/>
          <w:szCs w:val="24"/>
          <w:bdr w:val="none" w:sz="0" w:space="0" w:color="auto" w:frame="1"/>
          <w:lang w:eastAsia="en-US"/>
        </w:rPr>
        <w:t>5</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stats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adjrsq</w:t>
      </w:r>
      <w:r w:rsidRPr="00AA5F18">
        <w:rPr>
          <w:rFonts w:ascii="Consolas" w:eastAsia="Times New Roman" w:hAnsi="Consolas" w:cs="Times New Roman"/>
          <w:color w:val="000000"/>
          <w:sz w:val="20"/>
          <w:szCs w:val="24"/>
          <w:bdr w:val="none" w:sz="0" w:space="0" w:color="auto" w:frame="1"/>
          <w:lang w:eastAsia="en-US"/>
        </w:rPr>
        <w:t xml:space="preserve">; </w:t>
      </w:r>
    </w:p>
    <w:p w14:paraId="621E0CA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35D8A0B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Stepwise */</w:t>
      </w:r>
      <w:r w:rsidRPr="00AA5F18">
        <w:rPr>
          <w:rFonts w:ascii="Consolas" w:eastAsia="Times New Roman" w:hAnsi="Consolas" w:cs="Times New Roman"/>
          <w:color w:val="000000"/>
          <w:sz w:val="20"/>
          <w:szCs w:val="24"/>
          <w:bdr w:val="none" w:sz="0" w:space="0" w:color="auto" w:frame="1"/>
          <w:lang w:eastAsia="en-US"/>
        </w:rPr>
        <w:t xml:space="preserve"> </w:t>
      </w:r>
    </w:p>
    <w:p w14:paraId="52994BF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glmselect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5E0510C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MSZoning Street Alley LotShape LandContour Utilities LotConfig LandSlope Neighborhood Condition1 Condition2 BldgType HouseStyle RoofStyle RoofMatl Exterior1st Exterior2nd MasVnrType ExterQual ExterCond Foundation BsmtQual BsmtCond BsmtExposure BsmtFinType1 BsmtFinType2</w:t>
      </w:r>
      <w:r w:rsidRPr="00AA5F18">
        <w:rPr>
          <w:rFonts w:ascii="Consolas" w:eastAsia="Times New Roman" w:hAnsi="Consolas" w:cs="Times New Roman"/>
          <w:color w:val="000000"/>
          <w:sz w:val="20"/>
          <w:szCs w:val="24"/>
          <w:bdr w:val="none" w:sz="0" w:space="0" w:color="auto" w:frame="1"/>
          <w:lang w:eastAsia="en-US"/>
        </w:rPr>
        <w:t xml:space="preserve"> </w:t>
      </w:r>
    </w:p>
    <w:p w14:paraId="0360D93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Heating HeatingQC CentralAir Electrical KitchenQual Functional FireplaceQu GarageType GarageFinish GarageQual GarageCond PavedDrive PoolQC Fence MiscFeature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357ACF2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MSSubClass MSZoning LotArea Street Alley LotShape LandContour Utilities LotConfig LandSlope Neighborhood Condition1 Condition2 BldgType HouseStyle OverallQual</w:t>
      </w:r>
      <w:r w:rsidRPr="00AA5F18">
        <w:rPr>
          <w:rFonts w:ascii="Consolas" w:eastAsia="Times New Roman" w:hAnsi="Consolas" w:cs="Times New Roman"/>
          <w:color w:val="000000"/>
          <w:sz w:val="20"/>
          <w:szCs w:val="24"/>
          <w:bdr w:val="none" w:sz="0" w:space="0" w:color="auto" w:frame="1"/>
          <w:lang w:eastAsia="en-US"/>
        </w:rPr>
        <w:t xml:space="preserve"> </w:t>
      </w:r>
    </w:p>
    <w:p w14:paraId="436ADF4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OverallCond YearBuilt YearRemodAdd RoofStyle RoofMatl Exterior1st Exterior2nd MasVnrType MasVnrArea ExterQual ExterCond Foundation BsmtQual BsmtCond BsmtExposure BsmtFinType1 BsmtFinSF1 </w:t>
      </w:r>
      <w:r w:rsidRPr="00AA5F18">
        <w:rPr>
          <w:rFonts w:ascii="Consolas" w:eastAsia="Times New Roman" w:hAnsi="Consolas" w:cs="Times New Roman"/>
          <w:color w:val="000000"/>
          <w:sz w:val="20"/>
          <w:szCs w:val="24"/>
          <w:bdr w:val="none" w:sz="0" w:space="0" w:color="auto" w:frame="1"/>
          <w:lang w:eastAsia="en-US"/>
        </w:rPr>
        <w:t xml:space="preserve"> </w:t>
      </w:r>
    </w:p>
    <w:p w14:paraId="76041F7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BsmtFinType2 BsmtFinSF2 BsmtUnfSF TotalBsmtSF Heating HeatingQC CentralAir Electrical _1stFlrSF _2ndFlrSF LowQualFinSF GrLivArea BsmtFullBath BsmtHalfBath FullBath HalfBath BedroomAbvGr </w:t>
      </w:r>
      <w:r w:rsidRPr="00AA5F18">
        <w:rPr>
          <w:rFonts w:ascii="Consolas" w:eastAsia="Times New Roman" w:hAnsi="Consolas" w:cs="Times New Roman"/>
          <w:color w:val="000000"/>
          <w:sz w:val="20"/>
          <w:szCs w:val="24"/>
          <w:bdr w:val="none" w:sz="0" w:space="0" w:color="auto" w:frame="1"/>
          <w:lang w:eastAsia="en-US"/>
        </w:rPr>
        <w:t xml:space="preserve"> </w:t>
      </w:r>
    </w:p>
    <w:p w14:paraId="1737604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KitchenAbvGr KitchenQual TotRmsAbvGrd Functional Fireplaces FireplaceQu GarageType GarageYrBlt GarageFinish GarageCars GarageArea GarageQual GarageCond PavedDrive WoodDeckSF OpenPorchSF </w:t>
      </w:r>
      <w:r w:rsidRPr="00AA5F18">
        <w:rPr>
          <w:rFonts w:ascii="Consolas" w:eastAsia="Times New Roman" w:hAnsi="Consolas" w:cs="Times New Roman"/>
          <w:color w:val="000000"/>
          <w:sz w:val="20"/>
          <w:szCs w:val="24"/>
          <w:bdr w:val="none" w:sz="0" w:space="0" w:color="auto" w:frame="1"/>
          <w:lang w:eastAsia="en-US"/>
        </w:rPr>
        <w:t xml:space="preserve"> </w:t>
      </w:r>
    </w:p>
    <w:p w14:paraId="4274A9F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EnclosedPorch _3SsnPorch ScreenPorch PoolArea PoolQC Fence MiscFeature MiscVal MoSold YrSold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10A8D7A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selection</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stepwise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stop</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CV</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cvmethod</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random</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b/>
          <w:bCs/>
          <w:color w:val="08726D"/>
          <w:sz w:val="20"/>
          <w:szCs w:val="24"/>
          <w:bdr w:val="none" w:sz="0" w:space="0" w:color="auto" w:frame="1"/>
          <w:lang w:eastAsia="en-US"/>
        </w:rPr>
        <w:t>5</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stats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adjrsq</w:t>
      </w:r>
      <w:r w:rsidRPr="00AA5F18">
        <w:rPr>
          <w:rFonts w:ascii="Consolas" w:eastAsia="Times New Roman" w:hAnsi="Consolas" w:cs="Times New Roman"/>
          <w:color w:val="000000"/>
          <w:sz w:val="20"/>
          <w:szCs w:val="24"/>
          <w:bdr w:val="none" w:sz="0" w:space="0" w:color="auto" w:frame="1"/>
          <w:lang w:eastAsia="en-US"/>
        </w:rPr>
        <w:t xml:space="preserve">; </w:t>
      </w:r>
    </w:p>
    <w:p w14:paraId="3865C54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334D598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Assumptions */</w:t>
      </w:r>
      <w:r w:rsidRPr="00AA5F18">
        <w:rPr>
          <w:rFonts w:ascii="Consolas" w:eastAsia="Times New Roman" w:hAnsi="Consolas" w:cs="Times New Roman"/>
          <w:color w:val="000000"/>
          <w:sz w:val="20"/>
          <w:szCs w:val="24"/>
          <w:bdr w:val="none" w:sz="0" w:space="0" w:color="auto" w:frame="1"/>
          <w:lang w:eastAsia="en-US"/>
        </w:rPr>
        <w:t xml:space="preserve"> </w:t>
      </w:r>
    </w:p>
    <w:p w14:paraId="3970871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Forward Selected */</w:t>
      </w:r>
      <w:r w:rsidRPr="00AA5F18">
        <w:rPr>
          <w:rFonts w:ascii="Consolas" w:eastAsia="Times New Roman" w:hAnsi="Consolas" w:cs="Times New Roman"/>
          <w:color w:val="000000"/>
          <w:sz w:val="20"/>
          <w:szCs w:val="24"/>
          <w:bdr w:val="none" w:sz="0" w:space="0" w:color="auto" w:frame="1"/>
          <w:lang w:eastAsia="en-US"/>
        </w:rPr>
        <w:t xml:space="preserve"> </w:t>
      </w:r>
    </w:p>
    <w:p w14:paraId="2CFBE25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5626DAA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w:t>
      </w:r>
      <w:r w:rsidRPr="00AA5F18">
        <w:rPr>
          <w:rFonts w:ascii="Consolas" w:eastAsia="Times New Roman" w:hAnsi="Consolas" w:cs="Times New Roman"/>
          <w:color w:val="000000"/>
          <w:sz w:val="20"/>
          <w:szCs w:val="24"/>
          <w:bdr w:val="none" w:sz="0" w:space="0" w:color="auto" w:frame="1"/>
          <w:lang w:eastAsia="en-US"/>
        </w:rPr>
        <w:t xml:space="preserve">; </w:t>
      </w:r>
    </w:p>
    <w:p w14:paraId="2BA00C1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OverallQual BsmtFinSF1 GrLivArea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35FCC81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lastRenderedPageBreak/>
        <w:tab/>
      </w:r>
      <w:r w:rsidRPr="00AA5F18">
        <w:rPr>
          <w:rFonts w:ascii="Consolas" w:eastAsia="Times New Roman" w:hAnsi="Consolas" w:cs="Times New Roman"/>
          <w:color w:val="000000"/>
          <w:sz w:val="20"/>
          <w:szCs w:val="24"/>
          <w:bdr w:val="none" w:sz="0" w:space="0" w:color="auto" w:frame="1"/>
          <w:lang w:eastAsia="en-US"/>
        </w:rPr>
        <w:t xml:space="preserve"> </w:t>
      </w:r>
    </w:p>
    <w:p w14:paraId="3D95E0B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Backward Selected */</w:t>
      </w:r>
      <w:r w:rsidRPr="00AA5F18">
        <w:rPr>
          <w:rFonts w:ascii="Consolas" w:eastAsia="Times New Roman" w:hAnsi="Consolas" w:cs="Times New Roman"/>
          <w:color w:val="000000"/>
          <w:sz w:val="20"/>
          <w:szCs w:val="24"/>
          <w:bdr w:val="none" w:sz="0" w:space="0" w:color="auto" w:frame="1"/>
          <w:lang w:eastAsia="en-US"/>
        </w:rPr>
        <w:t xml:space="preserve"> </w:t>
      </w:r>
    </w:p>
    <w:p w14:paraId="39DBBB8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3DB70AF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MSZoning Street Alley LotShape LandContour Utilities LotConfig LandSlope Neighborhood Condition1 Condition2 BldgType HouseStyle RoofStyle RoofMatl Exterior1st Exterior2nd MasVnrType ExterQual ExterCond Foundation BsmtQual BsmtCond BsmtExposure BsmtFinType1 BsmtFinType2</w:t>
      </w:r>
      <w:r w:rsidRPr="00AA5F18">
        <w:rPr>
          <w:rFonts w:ascii="Consolas" w:eastAsia="Times New Roman" w:hAnsi="Consolas" w:cs="Times New Roman"/>
          <w:color w:val="000000"/>
          <w:sz w:val="20"/>
          <w:szCs w:val="24"/>
          <w:bdr w:val="none" w:sz="0" w:space="0" w:color="auto" w:frame="1"/>
          <w:lang w:eastAsia="en-US"/>
        </w:rPr>
        <w:t xml:space="preserve"> </w:t>
      </w:r>
    </w:p>
    <w:p w14:paraId="322C20B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Heating HeatingQC CentralAir Electrical KitchenQual Functional FireplaceQu GarageType GarageFinish GarageQual GarageCond PavedDrive PoolQC Fence MiscFeature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61EFB97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MSSubClass MSZoning LotArea Street Alley LotShape LandContour Utilities LotConfig LandSlope Neighborhood Condition1 Condition2 BldgType HouseStyle</w:t>
      </w:r>
      <w:r w:rsidRPr="00AA5F18">
        <w:rPr>
          <w:rFonts w:ascii="Consolas" w:eastAsia="Times New Roman" w:hAnsi="Consolas" w:cs="Times New Roman"/>
          <w:color w:val="000000"/>
          <w:sz w:val="20"/>
          <w:szCs w:val="24"/>
          <w:bdr w:val="none" w:sz="0" w:space="0" w:color="auto" w:frame="1"/>
          <w:lang w:eastAsia="en-US"/>
        </w:rPr>
        <w:t xml:space="preserve"> </w:t>
      </w:r>
    </w:p>
    <w:p w14:paraId="44A9D6E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OverallQual OverallCond YearBuilt YearRemodAdd RoofStyle RoofMatl Exterior1st Exterior2nd MasVnrType MasVnrArea ExterQual ExterCond Foundation BsmtQual BsmtCond </w:t>
      </w:r>
      <w:r w:rsidRPr="00AA5F18">
        <w:rPr>
          <w:rFonts w:ascii="Consolas" w:eastAsia="Times New Roman" w:hAnsi="Consolas" w:cs="Times New Roman"/>
          <w:color w:val="000000"/>
          <w:sz w:val="20"/>
          <w:szCs w:val="24"/>
          <w:bdr w:val="none" w:sz="0" w:space="0" w:color="auto" w:frame="1"/>
          <w:lang w:eastAsia="en-US"/>
        </w:rPr>
        <w:t xml:space="preserve"> </w:t>
      </w:r>
    </w:p>
    <w:p w14:paraId="42A728C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BsmtExposure BsmtFinType1 BsmtFinSF1 BsmtFinType2 BsmtFinSF2 BsmtUnfSF Heating HeatingQC CentralAir Electrical _1stFlrSF _2ndFlrSF LowQualFinSF BsmtFullBath BsmtHalfBath</w:t>
      </w:r>
      <w:r w:rsidRPr="00AA5F18">
        <w:rPr>
          <w:rFonts w:ascii="Consolas" w:eastAsia="Times New Roman" w:hAnsi="Consolas" w:cs="Times New Roman"/>
          <w:color w:val="000000"/>
          <w:sz w:val="20"/>
          <w:szCs w:val="24"/>
          <w:bdr w:val="none" w:sz="0" w:space="0" w:color="auto" w:frame="1"/>
          <w:lang w:eastAsia="en-US"/>
        </w:rPr>
        <w:t xml:space="preserve"> </w:t>
      </w:r>
    </w:p>
    <w:p w14:paraId="21D321B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FullBath HalfBath BedroomAbvGr KitchenAbvGr KitchenQual TotRmsAbvGrd Functional Fireplaces FireplaceQu GarageType GarageYrBlt GarageFinish GarageCars GarageArea </w:t>
      </w:r>
      <w:r w:rsidRPr="00AA5F18">
        <w:rPr>
          <w:rFonts w:ascii="Consolas" w:eastAsia="Times New Roman" w:hAnsi="Consolas" w:cs="Times New Roman"/>
          <w:color w:val="000000"/>
          <w:sz w:val="20"/>
          <w:szCs w:val="24"/>
          <w:bdr w:val="none" w:sz="0" w:space="0" w:color="auto" w:frame="1"/>
          <w:lang w:eastAsia="en-US"/>
        </w:rPr>
        <w:t xml:space="preserve"> </w:t>
      </w:r>
    </w:p>
    <w:p w14:paraId="3BC2679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GarageQual GarageCond PavedDrive WoodDeckSF OpenPorchSF EnclosedPorch _3SsnPorch ScreenPorch PoolArea PoolQC Fence MiscFeature MiscVal MoSold YrSold SaleType SaleCondition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2C0DD9F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2A6F89B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Stepwise Selected */</w:t>
      </w:r>
      <w:r w:rsidRPr="00AA5F18">
        <w:rPr>
          <w:rFonts w:ascii="Consolas" w:eastAsia="Times New Roman" w:hAnsi="Consolas" w:cs="Times New Roman"/>
          <w:color w:val="000000"/>
          <w:sz w:val="20"/>
          <w:szCs w:val="24"/>
          <w:bdr w:val="none" w:sz="0" w:space="0" w:color="auto" w:frame="1"/>
          <w:lang w:eastAsia="en-US"/>
        </w:rPr>
        <w:t xml:space="preserve"> </w:t>
      </w:r>
    </w:p>
    <w:p w14:paraId="1403C33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6F641D1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 BldgType RoofMatl</w:t>
      </w:r>
      <w:r w:rsidRPr="00AA5F18">
        <w:rPr>
          <w:rFonts w:ascii="Consolas" w:eastAsia="Times New Roman" w:hAnsi="Consolas" w:cs="Times New Roman"/>
          <w:color w:val="000000"/>
          <w:sz w:val="20"/>
          <w:szCs w:val="24"/>
          <w:bdr w:val="none" w:sz="0" w:space="0" w:color="auto" w:frame="1"/>
          <w:lang w:eastAsia="en-US"/>
        </w:rPr>
        <w:t xml:space="preserve">; </w:t>
      </w:r>
    </w:p>
    <w:p w14:paraId="6EBD09F1"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BldgType OverallQual OverallCond YearBuilt RoofMatl BsmtFinSF1 TotalBsmtSF GrLivArea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653355D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7D71EE1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Custom */</w:t>
      </w:r>
      <w:r w:rsidRPr="00AA5F18">
        <w:rPr>
          <w:rFonts w:ascii="Consolas" w:eastAsia="Times New Roman" w:hAnsi="Consolas" w:cs="Times New Roman"/>
          <w:color w:val="000000"/>
          <w:sz w:val="20"/>
          <w:szCs w:val="24"/>
          <w:bdr w:val="none" w:sz="0" w:space="0" w:color="auto" w:frame="1"/>
          <w:lang w:eastAsia="en-US"/>
        </w:rPr>
        <w:t xml:space="preserve"> </w:t>
      </w:r>
    </w:p>
    <w:p w14:paraId="16C84E1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See if we can improve stepwise */</w:t>
      </w:r>
      <w:r w:rsidRPr="00AA5F18">
        <w:rPr>
          <w:rFonts w:ascii="Consolas" w:eastAsia="Times New Roman" w:hAnsi="Consolas" w:cs="Times New Roman"/>
          <w:color w:val="000000"/>
          <w:sz w:val="20"/>
          <w:szCs w:val="24"/>
          <w:bdr w:val="none" w:sz="0" w:space="0" w:color="auto" w:frame="1"/>
          <w:lang w:eastAsia="en-US"/>
        </w:rPr>
        <w:t xml:space="preserve"> </w:t>
      </w:r>
    </w:p>
    <w:p w14:paraId="1D68788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Q2CUSTOMTRAIN</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4BE4F1B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Q2TRAIN</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291AD4E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t xml:space="preserve">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log</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SalePrice</w:t>
      </w:r>
      <w:r w:rsidRPr="00AA5F18">
        <w:rPr>
          <w:rFonts w:ascii="Consolas" w:eastAsia="Times New Roman" w:hAnsi="Consolas" w:cs="Times New Roman"/>
          <w:color w:val="000000"/>
          <w:sz w:val="20"/>
          <w:szCs w:val="24"/>
          <w:bdr w:val="none" w:sz="0" w:space="0" w:color="auto" w:frame="1"/>
          <w:lang w:eastAsia="en-US"/>
        </w:rPr>
        <w:t xml:space="preserve">); </w:t>
      </w:r>
    </w:p>
    <w:p w14:paraId="056745D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if</w:t>
      </w:r>
      <w:r w:rsidRPr="00AA5F18">
        <w:rPr>
          <w:rFonts w:ascii="Consolas" w:eastAsia="Times New Roman" w:hAnsi="Consolas" w:cs="Times New Roman"/>
          <w:color w:val="686868"/>
          <w:sz w:val="20"/>
          <w:szCs w:val="24"/>
          <w:bdr w:val="none" w:sz="0" w:space="0" w:color="auto" w:frame="1"/>
          <w:lang w:eastAsia="en-US"/>
        </w:rPr>
        <w:t xml:space="preserve"> LotArea </w:t>
      </w:r>
      <w:r w:rsidRPr="00AA5F18">
        <w:rPr>
          <w:rFonts w:ascii="Consolas" w:eastAsia="Times New Roman" w:hAnsi="Consolas" w:cs="Times New Roman"/>
          <w:color w:val="000000"/>
          <w:sz w:val="20"/>
          <w:szCs w:val="24"/>
          <w:bdr w:val="none" w:sz="0" w:space="0" w:color="auto" w:frame="1"/>
          <w:lang w:eastAsia="en-US"/>
        </w:rPr>
        <w:t>&gt;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8726D"/>
          <w:sz w:val="20"/>
          <w:szCs w:val="24"/>
          <w:bdr w:val="none" w:sz="0" w:space="0" w:color="auto" w:frame="1"/>
          <w:lang w:eastAsia="en-US"/>
        </w:rPr>
        <w:t>100000</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then</w:t>
      </w:r>
      <w:r w:rsidRPr="00AA5F18">
        <w:rPr>
          <w:rFonts w:ascii="Consolas" w:eastAsia="Times New Roman" w:hAnsi="Consolas" w:cs="Times New Roman"/>
          <w:color w:val="686868"/>
          <w:sz w:val="20"/>
          <w:szCs w:val="24"/>
          <w:bdr w:val="none" w:sz="0" w:space="0" w:color="auto" w:frame="1"/>
          <w:lang w:eastAsia="en-US"/>
        </w:rPr>
        <w:t xml:space="preserve"> delete</w:t>
      </w:r>
      <w:r w:rsidRPr="00AA5F18">
        <w:rPr>
          <w:rFonts w:ascii="Consolas" w:eastAsia="Times New Roman" w:hAnsi="Consolas" w:cs="Times New Roman"/>
          <w:color w:val="000000"/>
          <w:sz w:val="20"/>
          <w:szCs w:val="24"/>
          <w:bdr w:val="none" w:sz="0" w:space="0" w:color="auto" w:frame="1"/>
          <w:lang w:eastAsia="en-US"/>
        </w:rPr>
        <w:t xml:space="preserve">; </w:t>
      </w:r>
    </w:p>
    <w:p w14:paraId="65EF165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if</w:t>
      </w:r>
      <w:r w:rsidRPr="00AA5F18">
        <w:rPr>
          <w:rFonts w:ascii="Consolas" w:eastAsia="Times New Roman" w:hAnsi="Consolas" w:cs="Times New Roman"/>
          <w:color w:val="686868"/>
          <w:sz w:val="20"/>
          <w:szCs w:val="24"/>
          <w:bdr w:val="none" w:sz="0" w:space="0" w:color="auto" w:frame="1"/>
          <w:lang w:eastAsia="en-US"/>
        </w:rPr>
        <w:t xml:space="preserve"> GrLivArea </w:t>
      </w:r>
      <w:r w:rsidRPr="00AA5F18">
        <w:rPr>
          <w:rFonts w:ascii="Consolas" w:eastAsia="Times New Roman" w:hAnsi="Consolas" w:cs="Times New Roman"/>
          <w:color w:val="000000"/>
          <w:sz w:val="20"/>
          <w:szCs w:val="24"/>
          <w:bdr w:val="none" w:sz="0" w:space="0" w:color="auto" w:frame="1"/>
          <w:lang w:eastAsia="en-US"/>
        </w:rPr>
        <w:t>&gt;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8726D"/>
          <w:sz w:val="20"/>
          <w:szCs w:val="24"/>
          <w:bdr w:val="none" w:sz="0" w:space="0" w:color="auto" w:frame="1"/>
          <w:lang w:eastAsia="en-US"/>
        </w:rPr>
        <w:t>5641</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then</w:t>
      </w:r>
      <w:r w:rsidRPr="00AA5F18">
        <w:rPr>
          <w:rFonts w:ascii="Consolas" w:eastAsia="Times New Roman" w:hAnsi="Consolas" w:cs="Times New Roman"/>
          <w:color w:val="686868"/>
          <w:sz w:val="20"/>
          <w:szCs w:val="24"/>
          <w:bdr w:val="none" w:sz="0" w:space="0" w:color="auto" w:frame="1"/>
          <w:lang w:eastAsia="en-US"/>
        </w:rPr>
        <w:t xml:space="preserve"> delete</w:t>
      </w:r>
      <w:r w:rsidRPr="00AA5F18">
        <w:rPr>
          <w:rFonts w:ascii="Consolas" w:eastAsia="Times New Roman" w:hAnsi="Consolas" w:cs="Times New Roman"/>
          <w:color w:val="000000"/>
          <w:sz w:val="20"/>
          <w:szCs w:val="24"/>
          <w:bdr w:val="none" w:sz="0" w:space="0" w:color="auto" w:frame="1"/>
          <w:lang w:eastAsia="en-US"/>
        </w:rPr>
        <w:t xml:space="preserve">; </w:t>
      </w:r>
    </w:p>
    <w:p w14:paraId="20398551"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59BC294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Check for colinearity in variables */</w:t>
      </w:r>
      <w:r w:rsidRPr="00AA5F18">
        <w:rPr>
          <w:rFonts w:ascii="Consolas" w:eastAsia="Times New Roman" w:hAnsi="Consolas" w:cs="Times New Roman"/>
          <w:color w:val="000000"/>
          <w:sz w:val="20"/>
          <w:szCs w:val="24"/>
          <w:bdr w:val="none" w:sz="0" w:space="0" w:color="auto" w:frame="1"/>
          <w:lang w:eastAsia="en-US"/>
        </w:rPr>
        <w:t xml:space="preserve"> </w:t>
      </w:r>
    </w:p>
    <w:p w14:paraId="2287584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SGSCATTER</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Q2CUSTOMTRAIN</w:t>
      </w:r>
      <w:r w:rsidRPr="00AA5F18">
        <w:rPr>
          <w:rFonts w:ascii="Consolas" w:eastAsia="Times New Roman" w:hAnsi="Consolas" w:cs="Times New Roman"/>
          <w:color w:val="000000"/>
          <w:sz w:val="20"/>
          <w:szCs w:val="24"/>
          <w:bdr w:val="none" w:sz="0" w:space="0" w:color="auto" w:frame="1"/>
          <w:lang w:eastAsia="en-US"/>
        </w:rPr>
        <w:t xml:space="preserve">; </w:t>
      </w:r>
    </w:p>
    <w:p w14:paraId="3D51DE4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matrix</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686868"/>
          <w:sz w:val="20"/>
          <w:szCs w:val="24"/>
          <w:bdr w:val="none" w:sz="0" w:space="0" w:color="auto" w:frame="1"/>
          <w:lang w:eastAsia="en-US"/>
        </w:rPr>
        <w:tab/>
        <w:t xml:space="preserve"> Neighborhood BldgType OverallQual OverallCond YearBuilt RoofMatl BsmtFinSF1 TotalBsmtSF GrLivArea</w:t>
      </w:r>
      <w:r w:rsidRPr="00AA5F18">
        <w:rPr>
          <w:rFonts w:ascii="Consolas" w:eastAsia="Times New Roman" w:hAnsi="Consolas" w:cs="Times New Roman"/>
          <w:color w:val="000000"/>
          <w:sz w:val="20"/>
          <w:szCs w:val="24"/>
          <w:bdr w:val="none" w:sz="0" w:space="0" w:color="auto" w:frame="1"/>
          <w:lang w:eastAsia="en-US"/>
        </w:rPr>
        <w:t xml:space="preserve">; </w:t>
      </w:r>
    </w:p>
    <w:p w14:paraId="08C91EC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26ADF7E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t>Check for variable Inflation */</w:t>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7B0D3E2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reg</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Q2CUSTOMTRAIN</w:t>
      </w:r>
      <w:r w:rsidRPr="00AA5F18">
        <w:rPr>
          <w:rFonts w:ascii="Consolas" w:eastAsia="Times New Roman" w:hAnsi="Consolas" w:cs="Times New Roman"/>
          <w:color w:val="000000"/>
          <w:sz w:val="20"/>
          <w:szCs w:val="24"/>
          <w:bdr w:val="none" w:sz="0" w:space="0" w:color="auto" w:frame="1"/>
          <w:lang w:eastAsia="en-US"/>
        </w:rPr>
        <w:t xml:space="preserve">; </w:t>
      </w:r>
    </w:p>
    <w:p w14:paraId="4617209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OverallQual OverallCond YearBuilt BsmtFinSF1 TotalBsmtSF GrLivArea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selection</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cp </w:t>
      </w:r>
      <w:r w:rsidRPr="00AA5F18">
        <w:rPr>
          <w:rFonts w:ascii="Consolas" w:eastAsia="Times New Roman" w:hAnsi="Consolas" w:cs="Times New Roman"/>
          <w:color w:val="0000FF"/>
          <w:sz w:val="20"/>
          <w:szCs w:val="24"/>
          <w:bdr w:val="none" w:sz="0" w:space="0" w:color="auto" w:frame="1"/>
          <w:lang w:eastAsia="en-US"/>
        </w:rPr>
        <w:t>VIF</w:t>
      </w:r>
      <w:r w:rsidRPr="00AA5F18">
        <w:rPr>
          <w:rFonts w:ascii="Consolas" w:eastAsia="Times New Roman" w:hAnsi="Consolas" w:cs="Times New Roman"/>
          <w:color w:val="000000"/>
          <w:sz w:val="20"/>
          <w:szCs w:val="24"/>
          <w:bdr w:val="none" w:sz="0" w:space="0" w:color="auto" w:frame="1"/>
          <w:lang w:eastAsia="en-US"/>
        </w:rPr>
        <w:t xml:space="preserve">; </w:t>
      </w:r>
    </w:p>
    <w:p w14:paraId="0049E50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2DE4CCE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Q2CUSTOMTRAIN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3D96C2E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 BldgType RoofMatl</w:t>
      </w:r>
      <w:r w:rsidRPr="00AA5F18">
        <w:rPr>
          <w:rFonts w:ascii="Consolas" w:eastAsia="Times New Roman" w:hAnsi="Consolas" w:cs="Times New Roman"/>
          <w:color w:val="000000"/>
          <w:sz w:val="20"/>
          <w:szCs w:val="24"/>
          <w:bdr w:val="none" w:sz="0" w:space="0" w:color="auto" w:frame="1"/>
          <w:lang w:eastAsia="en-US"/>
        </w:rPr>
        <w:t xml:space="preserve">; </w:t>
      </w:r>
    </w:p>
    <w:p w14:paraId="5BC08E4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BldgType OverallQual OverallCond YearBuilt RoofMatl BsmtFinSF1 TotalBsmtSF GrLivArea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051F42F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1B59ADC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xml:space="preserve">/* </w:t>
      </w:r>
      <w:r w:rsidRPr="00AA5F18">
        <w:rPr>
          <w:rFonts w:ascii="Consolas" w:eastAsia="Times New Roman" w:hAnsi="Consolas" w:cs="Times New Roman"/>
          <w:color w:val="1B7A1B"/>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ab/>
        <w:t>Try Custom Model</w:t>
      </w:r>
      <w:r w:rsidRPr="00AA5F18">
        <w:rPr>
          <w:rFonts w:ascii="Consolas" w:eastAsia="Times New Roman" w:hAnsi="Consolas" w:cs="Times New Roman"/>
          <w:color w:val="1B7A1B"/>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ab/>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5A6CFBF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lastRenderedPageBreak/>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glmselect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Q2CUSTOMTRAIN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220B2DE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 BldgType RoofMatl</w:t>
      </w:r>
      <w:r w:rsidRPr="00AA5F18">
        <w:rPr>
          <w:rFonts w:ascii="Consolas" w:eastAsia="Times New Roman" w:hAnsi="Consolas" w:cs="Times New Roman"/>
          <w:color w:val="000000"/>
          <w:sz w:val="20"/>
          <w:szCs w:val="24"/>
          <w:bdr w:val="none" w:sz="0" w:space="0" w:color="auto" w:frame="1"/>
          <w:lang w:eastAsia="en-US"/>
        </w:rPr>
        <w:t xml:space="preserve">; </w:t>
      </w:r>
    </w:p>
    <w:p w14:paraId="21ED352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BldgType OverallQual OverallCond YearBuilt RoofMatl BsmtFinSF1 TotalBsmtSF GrLivArea</w:t>
      </w:r>
      <w:r w:rsidRPr="00AA5F18">
        <w:rPr>
          <w:rFonts w:ascii="Consolas" w:eastAsia="Times New Roman" w:hAnsi="Consolas" w:cs="Times New Roman"/>
          <w:color w:val="000000"/>
          <w:sz w:val="20"/>
          <w:szCs w:val="24"/>
          <w:bdr w:val="none" w:sz="0" w:space="0" w:color="auto" w:frame="1"/>
          <w:lang w:eastAsia="en-US"/>
        </w:rPr>
        <w:t xml:space="preserve"> </w:t>
      </w:r>
    </w:p>
    <w:p w14:paraId="241D46D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selection</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stepwise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stop</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CV</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cvmethod</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random</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b/>
          <w:bCs/>
          <w:color w:val="08726D"/>
          <w:sz w:val="20"/>
          <w:szCs w:val="24"/>
          <w:bdr w:val="none" w:sz="0" w:space="0" w:color="auto" w:frame="1"/>
          <w:lang w:eastAsia="en-US"/>
        </w:rPr>
        <w:t>5</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stats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adjrsq</w:t>
      </w:r>
      <w:r w:rsidRPr="00AA5F18">
        <w:rPr>
          <w:rFonts w:ascii="Consolas" w:eastAsia="Times New Roman" w:hAnsi="Consolas" w:cs="Times New Roman"/>
          <w:color w:val="000000"/>
          <w:sz w:val="20"/>
          <w:szCs w:val="24"/>
          <w:bdr w:val="none" w:sz="0" w:space="0" w:color="auto" w:frame="1"/>
          <w:lang w:eastAsia="en-US"/>
        </w:rPr>
        <w:t xml:space="preserve">; </w:t>
      </w:r>
    </w:p>
    <w:p w14:paraId="1233F4B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6E3EAF1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Predictions */</w:t>
      </w:r>
      <w:r w:rsidRPr="00AA5F18">
        <w:rPr>
          <w:rFonts w:ascii="Consolas" w:eastAsia="Times New Roman" w:hAnsi="Consolas" w:cs="Times New Roman"/>
          <w:color w:val="000000"/>
          <w:sz w:val="20"/>
          <w:szCs w:val="24"/>
          <w:bdr w:val="none" w:sz="0" w:space="0" w:color="auto" w:frame="1"/>
          <w:lang w:eastAsia="en-US"/>
        </w:rPr>
        <w:t xml:space="preserve"> </w:t>
      </w:r>
    </w:p>
    <w:p w14:paraId="75D01D8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Import the test data */</w:t>
      </w:r>
      <w:r w:rsidRPr="00AA5F18">
        <w:rPr>
          <w:rFonts w:ascii="Consolas" w:eastAsia="Times New Roman" w:hAnsi="Consolas" w:cs="Times New Roman"/>
          <w:color w:val="000000"/>
          <w:sz w:val="20"/>
          <w:szCs w:val="24"/>
          <w:bdr w:val="none" w:sz="0" w:space="0" w:color="auto" w:frame="1"/>
          <w:lang w:eastAsia="en-US"/>
        </w:rPr>
        <w:t xml:space="preserve"> </w:t>
      </w:r>
    </w:p>
    <w:p w14:paraId="4C09E75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00"/>
          <w:sz w:val="20"/>
          <w:szCs w:val="24"/>
          <w:bdr w:val="none" w:sz="0" w:space="0" w:color="auto" w:frame="1"/>
          <w:lang w:eastAsia="en-US"/>
        </w:rPr>
        <w:t>%web_drop_table</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WORK.TEST</w:t>
      </w:r>
      <w:r w:rsidRPr="00AA5F18">
        <w:rPr>
          <w:rFonts w:ascii="Consolas" w:eastAsia="Times New Roman" w:hAnsi="Consolas" w:cs="Times New Roman"/>
          <w:color w:val="000000"/>
          <w:sz w:val="20"/>
          <w:szCs w:val="24"/>
          <w:bdr w:val="none" w:sz="0" w:space="0" w:color="auto" w:frame="1"/>
          <w:lang w:eastAsia="en-US"/>
        </w:rPr>
        <w:t xml:space="preserve">); </w:t>
      </w:r>
    </w:p>
    <w:p w14:paraId="32FBBA1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FILENAME</w:t>
      </w:r>
      <w:r w:rsidRPr="00AA5F18">
        <w:rPr>
          <w:rFonts w:ascii="Consolas" w:eastAsia="Times New Roman" w:hAnsi="Consolas" w:cs="Times New Roman"/>
          <w:color w:val="686868"/>
          <w:sz w:val="20"/>
          <w:szCs w:val="24"/>
          <w:bdr w:val="none" w:sz="0" w:space="0" w:color="auto" w:frame="1"/>
          <w:lang w:eastAsia="en-US"/>
        </w:rPr>
        <w:t xml:space="preserve"> REFFILE </w:t>
      </w:r>
      <w:r w:rsidRPr="00AA5F18">
        <w:rPr>
          <w:rFonts w:ascii="Consolas" w:eastAsia="Times New Roman" w:hAnsi="Consolas" w:cs="Times New Roman"/>
          <w:color w:val="800080"/>
          <w:sz w:val="20"/>
          <w:szCs w:val="24"/>
          <w:bdr w:val="none" w:sz="0" w:space="0" w:color="auto" w:frame="1"/>
          <w:lang w:eastAsia="en-US"/>
        </w:rPr>
        <w:t>'/folders/myshortcuts/StatisticalFoundations/Group Project/test.csv'</w:t>
      </w:r>
      <w:r w:rsidRPr="00AA5F18">
        <w:rPr>
          <w:rFonts w:ascii="Consolas" w:eastAsia="Times New Roman" w:hAnsi="Consolas" w:cs="Times New Roman"/>
          <w:color w:val="000000"/>
          <w:sz w:val="20"/>
          <w:szCs w:val="24"/>
          <w:bdr w:val="none" w:sz="0" w:space="0" w:color="auto" w:frame="1"/>
          <w:lang w:eastAsia="en-US"/>
        </w:rPr>
        <w:t xml:space="preserve">; </w:t>
      </w:r>
    </w:p>
    <w:p w14:paraId="7E1F9A0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IMPORT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DATAFILE</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REFFILE</w:t>
      </w:r>
      <w:r w:rsidRPr="00AA5F18">
        <w:rPr>
          <w:rFonts w:ascii="Consolas" w:eastAsia="Times New Roman" w:hAnsi="Consolas" w:cs="Times New Roman"/>
          <w:color w:val="000000"/>
          <w:sz w:val="20"/>
          <w:szCs w:val="24"/>
          <w:bdr w:val="none" w:sz="0" w:space="0" w:color="auto" w:frame="1"/>
          <w:lang w:eastAsia="en-US"/>
        </w:rPr>
        <w:t xml:space="preserve"> </w:t>
      </w:r>
    </w:p>
    <w:p w14:paraId="1D65519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DBMS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CSV</w:t>
      </w:r>
      <w:r w:rsidRPr="00AA5F18">
        <w:rPr>
          <w:rFonts w:ascii="Consolas" w:eastAsia="Times New Roman" w:hAnsi="Consolas" w:cs="Times New Roman"/>
          <w:color w:val="000000"/>
          <w:sz w:val="20"/>
          <w:szCs w:val="24"/>
          <w:bdr w:val="none" w:sz="0" w:space="0" w:color="auto" w:frame="1"/>
          <w:lang w:eastAsia="en-US"/>
        </w:rPr>
        <w:t xml:space="preserve"> </w:t>
      </w:r>
    </w:p>
    <w:p w14:paraId="52F8E81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OUT</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WORK.TEST</w:t>
      </w:r>
      <w:r w:rsidRPr="00AA5F18">
        <w:rPr>
          <w:rFonts w:ascii="Consolas" w:eastAsia="Times New Roman" w:hAnsi="Consolas" w:cs="Times New Roman"/>
          <w:color w:val="000000"/>
          <w:sz w:val="20"/>
          <w:szCs w:val="24"/>
          <w:bdr w:val="none" w:sz="0" w:space="0" w:color="auto" w:frame="1"/>
          <w:lang w:eastAsia="en-US"/>
        </w:rPr>
        <w:t xml:space="preserve">; </w:t>
      </w:r>
    </w:p>
    <w:p w14:paraId="31ECEEC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GETNAMES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YES</w:t>
      </w:r>
      <w:r w:rsidRPr="00AA5F18">
        <w:rPr>
          <w:rFonts w:ascii="Consolas" w:eastAsia="Times New Roman" w:hAnsi="Consolas" w:cs="Times New Roman"/>
          <w:color w:val="000000"/>
          <w:sz w:val="20"/>
          <w:szCs w:val="24"/>
          <w:bdr w:val="none" w:sz="0" w:space="0" w:color="auto" w:frame="1"/>
          <w:lang w:eastAsia="en-US"/>
        </w:rPr>
        <w:t xml:space="preserve">; </w:t>
      </w:r>
    </w:p>
    <w:p w14:paraId="6991577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07D5E7F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CONTENTS</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WORK.TEST</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342FF5B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00"/>
          <w:sz w:val="20"/>
          <w:szCs w:val="24"/>
          <w:bdr w:val="none" w:sz="0" w:space="0" w:color="auto" w:frame="1"/>
          <w:lang w:eastAsia="en-US"/>
        </w:rPr>
        <w:t>%web_open_table</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WORK.TEST</w:t>
      </w:r>
      <w:r w:rsidRPr="00AA5F18">
        <w:rPr>
          <w:rFonts w:ascii="Consolas" w:eastAsia="Times New Roman" w:hAnsi="Consolas" w:cs="Times New Roman"/>
          <w:color w:val="000000"/>
          <w:sz w:val="20"/>
          <w:szCs w:val="24"/>
          <w:bdr w:val="none" w:sz="0" w:space="0" w:color="auto" w:frame="1"/>
          <w:lang w:eastAsia="en-US"/>
        </w:rPr>
        <w:t xml:space="preserve">); </w:t>
      </w:r>
    </w:p>
    <w:p w14:paraId="2EF286A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2923D92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Add Saleprice column to test data */</w:t>
      </w:r>
      <w:r w:rsidRPr="00AA5F18">
        <w:rPr>
          <w:rFonts w:ascii="Consolas" w:eastAsia="Times New Roman" w:hAnsi="Consolas" w:cs="Times New Roman"/>
          <w:color w:val="000000"/>
          <w:sz w:val="20"/>
          <w:szCs w:val="24"/>
          <w:bdr w:val="none" w:sz="0" w:space="0" w:color="auto" w:frame="1"/>
          <w:lang w:eastAsia="en-US"/>
        </w:rPr>
        <w:t xml:space="preserve"> </w:t>
      </w:r>
    </w:p>
    <w:p w14:paraId="5F4F9BD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Q2TEST</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0C1B6B8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WORK.TEST</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12F9697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 xml:space="preserve">.; </w:t>
      </w:r>
    </w:p>
    <w:p w14:paraId="054F0BD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4486E1C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05901D2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1B7A1B"/>
          <w:sz w:val="20"/>
          <w:szCs w:val="24"/>
          <w:bdr w:val="none" w:sz="0" w:space="0" w:color="auto" w:frame="1"/>
          <w:lang w:eastAsia="en-US"/>
        </w:rPr>
        <w:t>/* Combine the train and test data */</w:t>
      </w:r>
      <w:r w:rsidRPr="00AA5F18">
        <w:rPr>
          <w:rFonts w:ascii="Consolas" w:eastAsia="Times New Roman" w:hAnsi="Consolas" w:cs="Times New Roman"/>
          <w:color w:val="000000"/>
          <w:sz w:val="20"/>
          <w:szCs w:val="24"/>
          <w:bdr w:val="none" w:sz="0" w:space="0" w:color="auto" w:frame="1"/>
          <w:lang w:eastAsia="en-US"/>
        </w:rPr>
        <w:t xml:space="preserve"> </w:t>
      </w:r>
    </w:p>
    <w:p w14:paraId="04BB522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Q2PREDICT</w:t>
      </w:r>
      <w:r w:rsidRPr="00AA5F18">
        <w:rPr>
          <w:rFonts w:ascii="Consolas" w:eastAsia="Times New Roman" w:hAnsi="Consolas" w:cs="Times New Roman"/>
          <w:color w:val="000000"/>
          <w:sz w:val="20"/>
          <w:szCs w:val="24"/>
          <w:bdr w:val="none" w:sz="0" w:space="0" w:color="auto" w:frame="1"/>
          <w:lang w:eastAsia="en-US"/>
        </w:rPr>
        <w:t xml:space="preserve">; </w:t>
      </w:r>
    </w:p>
    <w:p w14:paraId="214BC57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WORK.Q2TRAIN WORK.Q2TEST</w:t>
      </w:r>
      <w:r w:rsidRPr="00AA5F18">
        <w:rPr>
          <w:rFonts w:ascii="Consolas" w:eastAsia="Times New Roman" w:hAnsi="Consolas" w:cs="Times New Roman"/>
          <w:color w:val="000000"/>
          <w:sz w:val="20"/>
          <w:szCs w:val="24"/>
          <w:bdr w:val="none" w:sz="0" w:space="0" w:color="auto" w:frame="1"/>
          <w:lang w:eastAsia="en-US"/>
        </w:rPr>
        <w:t xml:space="preserve">; </w:t>
      </w:r>
    </w:p>
    <w:p w14:paraId="72E22BA8"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69B1C14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63513E6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Forward */</w:t>
      </w:r>
      <w:r w:rsidRPr="00AA5F18">
        <w:rPr>
          <w:rFonts w:ascii="Consolas" w:eastAsia="Times New Roman" w:hAnsi="Consolas" w:cs="Times New Roman"/>
          <w:color w:val="000000"/>
          <w:sz w:val="20"/>
          <w:szCs w:val="24"/>
          <w:bdr w:val="none" w:sz="0" w:space="0" w:color="auto" w:frame="1"/>
          <w:lang w:eastAsia="en-US"/>
        </w:rPr>
        <w:t xml:space="preserve"> </w:t>
      </w:r>
    </w:p>
    <w:p w14:paraId="3ED4AFD1"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Q2PREDICT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0069C51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w:t>
      </w:r>
      <w:r w:rsidRPr="00AA5F18">
        <w:rPr>
          <w:rFonts w:ascii="Consolas" w:eastAsia="Times New Roman" w:hAnsi="Consolas" w:cs="Times New Roman"/>
          <w:color w:val="000000"/>
          <w:sz w:val="20"/>
          <w:szCs w:val="24"/>
          <w:bdr w:val="none" w:sz="0" w:space="0" w:color="auto" w:frame="1"/>
          <w:lang w:eastAsia="en-US"/>
        </w:rPr>
        <w:t xml:space="preserve">; </w:t>
      </w:r>
    </w:p>
    <w:p w14:paraId="74B9AC0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OverallQual BsmtFinSF1 GrLivArea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cli</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1208C79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output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out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ForwardSelectedresults </w:t>
      </w:r>
      <w:r w:rsidRPr="00AA5F18">
        <w:rPr>
          <w:rFonts w:ascii="Consolas" w:eastAsia="Times New Roman" w:hAnsi="Consolas" w:cs="Times New Roman"/>
          <w:color w:val="0000FF"/>
          <w:sz w:val="20"/>
          <w:szCs w:val="24"/>
          <w:bdr w:val="none" w:sz="0" w:space="0" w:color="auto" w:frame="1"/>
          <w:lang w:eastAsia="en-US"/>
        </w:rPr>
        <w:t>p</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Predict</w:t>
      </w:r>
      <w:r w:rsidRPr="00AA5F18">
        <w:rPr>
          <w:rFonts w:ascii="Consolas" w:eastAsia="Times New Roman" w:hAnsi="Consolas" w:cs="Times New Roman"/>
          <w:color w:val="000000"/>
          <w:sz w:val="20"/>
          <w:szCs w:val="24"/>
          <w:bdr w:val="none" w:sz="0" w:space="0" w:color="auto" w:frame="1"/>
          <w:lang w:eastAsia="en-US"/>
        </w:rPr>
        <w:t xml:space="preserve">; </w:t>
      </w:r>
    </w:p>
    <w:p w14:paraId="75DD74E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4BDB5AC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3935497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ForwardSelectedresults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4C516D7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ForwardSelectedresults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6AE26B3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predictedSalePrice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logsaleprice</w:t>
      </w:r>
      <w:r w:rsidRPr="00AA5F18">
        <w:rPr>
          <w:rFonts w:ascii="Consolas" w:eastAsia="Times New Roman" w:hAnsi="Consolas" w:cs="Times New Roman"/>
          <w:color w:val="000000"/>
          <w:sz w:val="20"/>
          <w:szCs w:val="24"/>
          <w:bdr w:val="none" w:sz="0" w:space="0" w:color="auto" w:frame="1"/>
          <w:lang w:eastAsia="en-US"/>
        </w:rPr>
        <w:t xml:space="preserve">; </w:t>
      </w:r>
    </w:p>
    <w:p w14:paraId="0B38F5A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keep</w:t>
      </w:r>
      <w:r w:rsidRPr="00AA5F18">
        <w:rPr>
          <w:rFonts w:ascii="Consolas" w:eastAsia="Times New Roman" w:hAnsi="Consolas" w:cs="Times New Roman"/>
          <w:color w:val="686868"/>
          <w:sz w:val="20"/>
          <w:szCs w:val="24"/>
          <w:bdr w:val="none" w:sz="0" w:space="0" w:color="auto" w:frame="1"/>
          <w:lang w:eastAsia="en-US"/>
        </w:rPr>
        <w:t xml:space="preserve"> id Predict saleprice logsaleprice predictedSalePrice</w:t>
      </w:r>
      <w:r w:rsidRPr="00AA5F18">
        <w:rPr>
          <w:rFonts w:ascii="Consolas" w:eastAsia="Times New Roman" w:hAnsi="Consolas" w:cs="Times New Roman"/>
          <w:color w:val="000000"/>
          <w:sz w:val="20"/>
          <w:szCs w:val="24"/>
          <w:bdr w:val="none" w:sz="0" w:space="0" w:color="auto" w:frame="1"/>
          <w:lang w:eastAsia="en-US"/>
        </w:rPr>
        <w:t xml:space="preserve">; </w:t>
      </w:r>
    </w:p>
    <w:p w14:paraId="2334D02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3C2127E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print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ForwardSelectedresults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5F049F4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4F60841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44B88A3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Backward */</w:t>
      </w:r>
      <w:r w:rsidRPr="00AA5F18">
        <w:rPr>
          <w:rFonts w:ascii="Consolas" w:eastAsia="Times New Roman" w:hAnsi="Consolas" w:cs="Times New Roman"/>
          <w:color w:val="000000"/>
          <w:sz w:val="20"/>
          <w:szCs w:val="24"/>
          <w:bdr w:val="none" w:sz="0" w:space="0" w:color="auto" w:frame="1"/>
          <w:lang w:eastAsia="en-US"/>
        </w:rPr>
        <w:t xml:space="preserve"> </w:t>
      </w:r>
    </w:p>
    <w:p w14:paraId="769B900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Q2PREDICT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48F28A1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MSZoning Street Alley LotShape LandContour Utilities LotConfig LandSlope Neighborhood Condition1 Condition2 BldgType HouseStyle RoofStyle RoofMatl Exterior1st Exterior2nd MasVnrType ExterQual ExterCond Foundation BsmtQual BsmtCond BsmtExposure BsmtFinType1 BsmtFinType2</w:t>
      </w:r>
      <w:r w:rsidRPr="00AA5F18">
        <w:rPr>
          <w:rFonts w:ascii="Consolas" w:eastAsia="Times New Roman" w:hAnsi="Consolas" w:cs="Times New Roman"/>
          <w:color w:val="000000"/>
          <w:sz w:val="20"/>
          <w:szCs w:val="24"/>
          <w:bdr w:val="none" w:sz="0" w:space="0" w:color="auto" w:frame="1"/>
          <w:lang w:eastAsia="en-US"/>
        </w:rPr>
        <w:t xml:space="preserve"> </w:t>
      </w:r>
    </w:p>
    <w:p w14:paraId="1BA914F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Heating HeatingQC CentralAir Electrical KitchenQual Functional FireplaceQu GarageType GarageFinish GarageQual GarageCond PavedDrive PoolQC Fence MiscFeature SaleType SaleCondition</w:t>
      </w:r>
      <w:r w:rsidRPr="00AA5F18">
        <w:rPr>
          <w:rFonts w:ascii="Consolas" w:eastAsia="Times New Roman" w:hAnsi="Consolas" w:cs="Times New Roman"/>
          <w:color w:val="000000"/>
          <w:sz w:val="20"/>
          <w:szCs w:val="24"/>
          <w:bdr w:val="none" w:sz="0" w:space="0" w:color="auto" w:frame="1"/>
          <w:lang w:eastAsia="en-US"/>
        </w:rPr>
        <w:t xml:space="preserve">; </w:t>
      </w:r>
    </w:p>
    <w:p w14:paraId="4096E5F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lastRenderedPageBreak/>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MSSubClass MSZoning LotArea Street Alley LotShape LandContour Utilities LotConfig LandSlope Neighborhood Condition1 Condition2 BldgType HouseStyle</w:t>
      </w:r>
      <w:r w:rsidRPr="00AA5F18">
        <w:rPr>
          <w:rFonts w:ascii="Consolas" w:eastAsia="Times New Roman" w:hAnsi="Consolas" w:cs="Times New Roman"/>
          <w:color w:val="000000"/>
          <w:sz w:val="20"/>
          <w:szCs w:val="24"/>
          <w:bdr w:val="none" w:sz="0" w:space="0" w:color="auto" w:frame="1"/>
          <w:lang w:eastAsia="en-US"/>
        </w:rPr>
        <w:t xml:space="preserve"> </w:t>
      </w:r>
    </w:p>
    <w:p w14:paraId="7800BCB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OverallQual OverallCond YearBuilt YearRemodAdd RoofStyle RoofMatl Exterior1st Exterior2nd MasVnrType MasVnrArea ExterQual ExterCond Foundation BsmtQual BsmtCond </w:t>
      </w:r>
      <w:r w:rsidRPr="00AA5F18">
        <w:rPr>
          <w:rFonts w:ascii="Consolas" w:eastAsia="Times New Roman" w:hAnsi="Consolas" w:cs="Times New Roman"/>
          <w:color w:val="000000"/>
          <w:sz w:val="20"/>
          <w:szCs w:val="24"/>
          <w:bdr w:val="none" w:sz="0" w:space="0" w:color="auto" w:frame="1"/>
          <w:lang w:eastAsia="en-US"/>
        </w:rPr>
        <w:t xml:space="preserve"> </w:t>
      </w:r>
    </w:p>
    <w:p w14:paraId="4F55D5E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BsmtExposure BsmtFinType1 BsmtFinSF1 BsmtFinType2 BsmtFinSF2 BsmtUnfSF Heating HeatingQC CentralAir Electrical _1stFlrSF _2ndFlrSF LowQualFinSF BsmtFullBath BsmtHalfBath</w:t>
      </w:r>
      <w:r w:rsidRPr="00AA5F18">
        <w:rPr>
          <w:rFonts w:ascii="Consolas" w:eastAsia="Times New Roman" w:hAnsi="Consolas" w:cs="Times New Roman"/>
          <w:color w:val="000000"/>
          <w:sz w:val="20"/>
          <w:szCs w:val="24"/>
          <w:bdr w:val="none" w:sz="0" w:space="0" w:color="auto" w:frame="1"/>
          <w:lang w:eastAsia="en-US"/>
        </w:rPr>
        <w:t xml:space="preserve"> </w:t>
      </w:r>
    </w:p>
    <w:p w14:paraId="2AFD170E"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FullBath HalfBath BedroomAbvGr KitchenAbvGr KitchenQual TotRmsAbvGrd Functional Fireplaces FireplaceQu GarageType GarageYrBlt GarageFinish GarageCars GarageArea </w:t>
      </w:r>
      <w:r w:rsidRPr="00AA5F18">
        <w:rPr>
          <w:rFonts w:ascii="Consolas" w:eastAsia="Times New Roman" w:hAnsi="Consolas" w:cs="Times New Roman"/>
          <w:color w:val="000000"/>
          <w:sz w:val="20"/>
          <w:szCs w:val="24"/>
          <w:bdr w:val="none" w:sz="0" w:space="0" w:color="auto" w:frame="1"/>
          <w:lang w:eastAsia="en-US"/>
        </w:rPr>
        <w:t xml:space="preserve"> </w:t>
      </w:r>
    </w:p>
    <w:p w14:paraId="4A6A36C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GarageQual GarageCond PavedDrive WoodDeckSF OpenPorchSF EnclosedPorch _3SsnPorch ScreenPorch PoolArea PoolQC Fence MiscFeature MiscVal MoSold YrSold SaleType SaleCondition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cli</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67C416B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output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out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BackwardSelectedresults </w:t>
      </w:r>
      <w:r w:rsidRPr="00AA5F18">
        <w:rPr>
          <w:rFonts w:ascii="Consolas" w:eastAsia="Times New Roman" w:hAnsi="Consolas" w:cs="Times New Roman"/>
          <w:color w:val="0000FF"/>
          <w:sz w:val="20"/>
          <w:szCs w:val="24"/>
          <w:bdr w:val="none" w:sz="0" w:space="0" w:color="auto" w:frame="1"/>
          <w:lang w:eastAsia="en-US"/>
        </w:rPr>
        <w:t>p</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Predict</w:t>
      </w:r>
      <w:r w:rsidRPr="00AA5F18">
        <w:rPr>
          <w:rFonts w:ascii="Consolas" w:eastAsia="Times New Roman" w:hAnsi="Consolas" w:cs="Times New Roman"/>
          <w:color w:val="000000"/>
          <w:sz w:val="20"/>
          <w:szCs w:val="24"/>
          <w:bdr w:val="none" w:sz="0" w:space="0" w:color="auto" w:frame="1"/>
          <w:lang w:eastAsia="en-US"/>
        </w:rPr>
        <w:t xml:space="preserve">; </w:t>
      </w:r>
    </w:p>
    <w:p w14:paraId="68A8E4B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325C1A9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1274532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BackwardSelectedresults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13A7635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BackwardSelectedresults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179A44A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predictedSalePrice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logsaleprice</w:t>
      </w:r>
      <w:r w:rsidRPr="00AA5F18">
        <w:rPr>
          <w:rFonts w:ascii="Consolas" w:eastAsia="Times New Roman" w:hAnsi="Consolas" w:cs="Times New Roman"/>
          <w:color w:val="000000"/>
          <w:sz w:val="20"/>
          <w:szCs w:val="24"/>
          <w:bdr w:val="none" w:sz="0" w:space="0" w:color="auto" w:frame="1"/>
          <w:lang w:eastAsia="en-US"/>
        </w:rPr>
        <w:t xml:space="preserve">; </w:t>
      </w:r>
    </w:p>
    <w:p w14:paraId="1448FB9C"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keep</w:t>
      </w:r>
      <w:r w:rsidRPr="00AA5F18">
        <w:rPr>
          <w:rFonts w:ascii="Consolas" w:eastAsia="Times New Roman" w:hAnsi="Consolas" w:cs="Times New Roman"/>
          <w:color w:val="686868"/>
          <w:sz w:val="20"/>
          <w:szCs w:val="24"/>
          <w:bdr w:val="none" w:sz="0" w:space="0" w:color="auto" w:frame="1"/>
          <w:lang w:eastAsia="en-US"/>
        </w:rPr>
        <w:t xml:space="preserve"> id Predict saleprice logsaleprice predictedSalePrice</w:t>
      </w:r>
      <w:r w:rsidRPr="00AA5F18">
        <w:rPr>
          <w:rFonts w:ascii="Consolas" w:eastAsia="Times New Roman" w:hAnsi="Consolas" w:cs="Times New Roman"/>
          <w:color w:val="000000"/>
          <w:sz w:val="20"/>
          <w:szCs w:val="24"/>
          <w:bdr w:val="none" w:sz="0" w:space="0" w:color="auto" w:frame="1"/>
          <w:lang w:eastAsia="en-US"/>
        </w:rPr>
        <w:t xml:space="preserve">; </w:t>
      </w:r>
    </w:p>
    <w:p w14:paraId="4EE95EF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69EC4A7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print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BackwardSelectedresults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28F2C92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Stepwise */</w:t>
      </w:r>
      <w:r w:rsidRPr="00AA5F18">
        <w:rPr>
          <w:rFonts w:ascii="Consolas" w:eastAsia="Times New Roman" w:hAnsi="Consolas" w:cs="Times New Roman"/>
          <w:color w:val="000000"/>
          <w:sz w:val="20"/>
          <w:szCs w:val="24"/>
          <w:bdr w:val="none" w:sz="0" w:space="0" w:color="auto" w:frame="1"/>
          <w:lang w:eastAsia="en-US"/>
        </w:rPr>
        <w:t xml:space="preserve"> </w:t>
      </w:r>
    </w:p>
    <w:p w14:paraId="051B7693"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Q2PREDICT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09A0889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 BldgType RoofMatl</w:t>
      </w:r>
      <w:r w:rsidRPr="00AA5F18">
        <w:rPr>
          <w:rFonts w:ascii="Consolas" w:eastAsia="Times New Roman" w:hAnsi="Consolas" w:cs="Times New Roman"/>
          <w:color w:val="000000"/>
          <w:sz w:val="20"/>
          <w:szCs w:val="24"/>
          <w:bdr w:val="none" w:sz="0" w:space="0" w:color="auto" w:frame="1"/>
          <w:lang w:eastAsia="en-US"/>
        </w:rPr>
        <w:t xml:space="preserve">; </w:t>
      </w:r>
    </w:p>
    <w:p w14:paraId="6EA5FD7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BldgType OverallQual OverallCond YearBuilt RoofMatl BsmtFinSF1 TotalBsmtSF GrLivArea</w:t>
      </w:r>
      <w:r w:rsidRPr="00AA5F18">
        <w:rPr>
          <w:rFonts w:ascii="Consolas" w:eastAsia="Times New Roman" w:hAnsi="Consolas" w:cs="Times New Roman"/>
          <w:color w:val="000000"/>
          <w:sz w:val="20"/>
          <w:szCs w:val="24"/>
          <w:bdr w:val="none" w:sz="0" w:space="0" w:color="auto" w:frame="1"/>
          <w:lang w:eastAsia="en-US"/>
        </w:rPr>
        <w:t xml:space="preserve"> </w:t>
      </w:r>
    </w:p>
    <w:p w14:paraId="70F9F04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cli</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3F8303F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output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out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StepwiseSelectedresults </w:t>
      </w:r>
      <w:r w:rsidRPr="00AA5F18">
        <w:rPr>
          <w:rFonts w:ascii="Consolas" w:eastAsia="Times New Roman" w:hAnsi="Consolas" w:cs="Times New Roman"/>
          <w:color w:val="0000FF"/>
          <w:sz w:val="20"/>
          <w:szCs w:val="24"/>
          <w:bdr w:val="none" w:sz="0" w:space="0" w:color="auto" w:frame="1"/>
          <w:lang w:eastAsia="en-US"/>
        </w:rPr>
        <w:t>p</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Predict</w:t>
      </w:r>
      <w:r w:rsidRPr="00AA5F18">
        <w:rPr>
          <w:rFonts w:ascii="Consolas" w:eastAsia="Times New Roman" w:hAnsi="Consolas" w:cs="Times New Roman"/>
          <w:color w:val="000000"/>
          <w:sz w:val="20"/>
          <w:szCs w:val="24"/>
          <w:bdr w:val="none" w:sz="0" w:space="0" w:color="auto" w:frame="1"/>
          <w:lang w:eastAsia="en-US"/>
        </w:rPr>
        <w:t xml:space="preserve">; </w:t>
      </w:r>
    </w:p>
    <w:p w14:paraId="203D166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6290E27A"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6B4D4E9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StepwiseSelectedresults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0FCCE2C1"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StepwiseSelectedresults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4223CF2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predictedSalePrice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logsaleprice</w:t>
      </w:r>
      <w:r w:rsidRPr="00AA5F18">
        <w:rPr>
          <w:rFonts w:ascii="Consolas" w:eastAsia="Times New Roman" w:hAnsi="Consolas" w:cs="Times New Roman"/>
          <w:color w:val="000000"/>
          <w:sz w:val="20"/>
          <w:szCs w:val="24"/>
          <w:bdr w:val="none" w:sz="0" w:space="0" w:color="auto" w:frame="1"/>
          <w:lang w:eastAsia="en-US"/>
        </w:rPr>
        <w:t xml:space="preserve">; </w:t>
      </w:r>
    </w:p>
    <w:p w14:paraId="72CF824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keep</w:t>
      </w:r>
      <w:r w:rsidRPr="00AA5F18">
        <w:rPr>
          <w:rFonts w:ascii="Consolas" w:eastAsia="Times New Roman" w:hAnsi="Consolas" w:cs="Times New Roman"/>
          <w:color w:val="686868"/>
          <w:sz w:val="20"/>
          <w:szCs w:val="24"/>
          <w:bdr w:val="none" w:sz="0" w:space="0" w:color="auto" w:frame="1"/>
          <w:lang w:eastAsia="en-US"/>
        </w:rPr>
        <w:t xml:space="preserve"> id Predict saleprice logsaleprice predictedSalePrice</w:t>
      </w:r>
      <w:r w:rsidRPr="00AA5F18">
        <w:rPr>
          <w:rFonts w:ascii="Consolas" w:eastAsia="Times New Roman" w:hAnsi="Consolas" w:cs="Times New Roman"/>
          <w:color w:val="000000"/>
          <w:sz w:val="20"/>
          <w:szCs w:val="24"/>
          <w:bdr w:val="none" w:sz="0" w:space="0" w:color="auto" w:frame="1"/>
          <w:lang w:eastAsia="en-US"/>
        </w:rPr>
        <w:t xml:space="preserve">; </w:t>
      </w:r>
    </w:p>
    <w:p w14:paraId="1DC5DFF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4B2D0E0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print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StepwiseSelectedresults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1A7FBE1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000000"/>
          <w:sz w:val="20"/>
          <w:szCs w:val="24"/>
          <w:bdr w:val="none" w:sz="0" w:space="0" w:color="auto" w:frame="1"/>
          <w:lang w:eastAsia="en-US"/>
        </w:rPr>
        <w:t xml:space="preserve"> </w:t>
      </w:r>
    </w:p>
    <w:p w14:paraId="31AD58BF"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1B7A1B"/>
          <w:sz w:val="20"/>
          <w:szCs w:val="24"/>
          <w:bdr w:val="none" w:sz="0" w:space="0" w:color="auto" w:frame="1"/>
          <w:lang w:eastAsia="en-US"/>
        </w:rPr>
        <w:t>/* Custom */</w:t>
      </w:r>
      <w:r w:rsidRPr="00AA5F18">
        <w:rPr>
          <w:rFonts w:ascii="Consolas" w:eastAsia="Times New Roman" w:hAnsi="Consolas" w:cs="Times New Roman"/>
          <w:color w:val="000000"/>
          <w:sz w:val="20"/>
          <w:szCs w:val="24"/>
          <w:bdr w:val="none" w:sz="0" w:space="0" w:color="auto" w:frame="1"/>
          <w:lang w:eastAsia="en-US"/>
        </w:rPr>
        <w:t xml:space="preserve"> </w:t>
      </w:r>
    </w:p>
    <w:p w14:paraId="623254A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Q2PREDICT</w:t>
      </w:r>
      <w:r w:rsidRPr="00AA5F18">
        <w:rPr>
          <w:rFonts w:ascii="Consolas" w:eastAsia="Times New Roman" w:hAnsi="Consolas" w:cs="Times New Roman"/>
          <w:color w:val="000000"/>
          <w:sz w:val="20"/>
          <w:szCs w:val="24"/>
          <w:bdr w:val="none" w:sz="0" w:space="0" w:color="auto" w:frame="1"/>
          <w:lang w:eastAsia="en-US"/>
        </w:rPr>
        <w:t xml:space="preserve">; </w:t>
      </w:r>
    </w:p>
    <w:p w14:paraId="3FE7610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WORK.Q2CUSTOMTRAIN WORK.Q2TEST</w:t>
      </w:r>
      <w:r w:rsidRPr="00AA5F18">
        <w:rPr>
          <w:rFonts w:ascii="Consolas" w:eastAsia="Times New Roman" w:hAnsi="Consolas" w:cs="Times New Roman"/>
          <w:color w:val="000000"/>
          <w:sz w:val="20"/>
          <w:szCs w:val="24"/>
          <w:bdr w:val="none" w:sz="0" w:space="0" w:color="auto" w:frame="1"/>
          <w:lang w:eastAsia="en-US"/>
        </w:rPr>
        <w:t xml:space="preserve">; </w:t>
      </w:r>
    </w:p>
    <w:p w14:paraId="2A81AD12"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4BD9647B"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6DF08D7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glm</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Q2PREDICT </w:t>
      </w:r>
      <w:r w:rsidRPr="00AA5F18">
        <w:rPr>
          <w:rFonts w:ascii="Consolas" w:eastAsia="Times New Roman" w:hAnsi="Consolas" w:cs="Times New Roman"/>
          <w:color w:val="0000FF"/>
          <w:sz w:val="20"/>
          <w:szCs w:val="24"/>
          <w:bdr w:val="none" w:sz="0" w:space="0" w:color="auto" w:frame="1"/>
          <w:lang w:eastAsia="en-US"/>
        </w:rPr>
        <w:t>plots</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all</w:t>
      </w:r>
      <w:r w:rsidRPr="00AA5F18">
        <w:rPr>
          <w:rFonts w:ascii="Consolas" w:eastAsia="Times New Roman" w:hAnsi="Consolas" w:cs="Times New Roman"/>
          <w:color w:val="000000"/>
          <w:sz w:val="20"/>
          <w:szCs w:val="24"/>
          <w:bdr w:val="none" w:sz="0" w:space="0" w:color="auto" w:frame="1"/>
          <w:lang w:eastAsia="en-US"/>
        </w:rPr>
        <w:t xml:space="preserve">; </w:t>
      </w:r>
    </w:p>
    <w:p w14:paraId="406FCC59"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class</w:t>
      </w:r>
      <w:r w:rsidRPr="00AA5F18">
        <w:rPr>
          <w:rFonts w:ascii="Consolas" w:eastAsia="Times New Roman" w:hAnsi="Consolas" w:cs="Times New Roman"/>
          <w:color w:val="686868"/>
          <w:sz w:val="20"/>
          <w:szCs w:val="24"/>
          <w:bdr w:val="none" w:sz="0" w:space="0" w:color="auto" w:frame="1"/>
          <w:lang w:eastAsia="en-US"/>
        </w:rPr>
        <w:t xml:space="preserve"> Neighborhood BldgType RoofMatl</w:t>
      </w:r>
      <w:r w:rsidRPr="00AA5F18">
        <w:rPr>
          <w:rFonts w:ascii="Consolas" w:eastAsia="Times New Roman" w:hAnsi="Consolas" w:cs="Times New Roman"/>
          <w:color w:val="000000"/>
          <w:sz w:val="20"/>
          <w:szCs w:val="24"/>
          <w:bdr w:val="none" w:sz="0" w:space="0" w:color="auto" w:frame="1"/>
          <w:lang w:eastAsia="en-US"/>
        </w:rPr>
        <w:t xml:space="preserve">; </w:t>
      </w:r>
    </w:p>
    <w:p w14:paraId="1BFF3C24"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model</w:t>
      </w:r>
      <w:r w:rsidRPr="00AA5F18">
        <w:rPr>
          <w:rFonts w:ascii="Consolas" w:eastAsia="Times New Roman" w:hAnsi="Consolas" w:cs="Times New Roman"/>
          <w:color w:val="686868"/>
          <w:sz w:val="20"/>
          <w:szCs w:val="24"/>
          <w:bdr w:val="none" w:sz="0" w:space="0" w:color="auto" w:frame="1"/>
          <w:lang w:eastAsia="en-US"/>
        </w:rPr>
        <w:t xml:space="preserve"> logSalePrice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Neighborhood BldgType OverallQual OverallCond YearBuilt RoofMatl BsmtFinSF1 TotalBsmtSF GrLivArea</w:t>
      </w:r>
      <w:r w:rsidRPr="00AA5F18">
        <w:rPr>
          <w:rFonts w:ascii="Consolas" w:eastAsia="Times New Roman" w:hAnsi="Consolas" w:cs="Times New Roman"/>
          <w:color w:val="000000"/>
          <w:sz w:val="20"/>
          <w:szCs w:val="24"/>
          <w:bdr w:val="none" w:sz="0" w:space="0" w:color="auto" w:frame="1"/>
          <w:lang w:eastAsia="en-US"/>
        </w:rPr>
        <w:t xml:space="preserve"> </w:t>
      </w:r>
    </w:p>
    <w:p w14:paraId="29B2E155"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0000FF"/>
          <w:sz w:val="20"/>
          <w:szCs w:val="24"/>
          <w:bdr w:val="none" w:sz="0" w:space="0" w:color="auto" w:frame="1"/>
          <w:lang w:eastAsia="en-US"/>
        </w:rPr>
        <w:t>cli</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solution</w:t>
      </w:r>
      <w:r w:rsidRPr="00AA5F18">
        <w:rPr>
          <w:rFonts w:ascii="Consolas" w:eastAsia="Times New Roman" w:hAnsi="Consolas" w:cs="Times New Roman"/>
          <w:color w:val="000000"/>
          <w:sz w:val="20"/>
          <w:szCs w:val="24"/>
          <w:bdr w:val="none" w:sz="0" w:space="0" w:color="auto" w:frame="1"/>
          <w:lang w:eastAsia="en-US"/>
        </w:rPr>
        <w:t xml:space="preserve">; </w:t>
      </w:r>
    </w:p>
    <w:p w14:paraId="4E7B52D1"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output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out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CustomSelectedresults </w:t>
      </w:r>
      <w:r w:rsidRPr="00AA5F18">
        <w:rPr>
          <w:rFonts w:ascii="Consolas" w:eastAsia="Times New Roman" w:hAnsi="Consolas" w:cs="Times New Roman"/>
          <w:color w:val="0000FF"/>
          <w:sz w:val="20"/>
          <w:szCs w:val="24"/>
          <w:bdr w:val="none" w:sz="0" w:space="0" w:color="auto" w:frame="1"/>
          <w:lang w:eastAsia="en-US"/>
        </w:rPr>
        <w:t>p</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Predict</w:t>
      </w:r>
      <w:r w:rsidRPr="00AA5F18">
        <w:rPr>
          <w:rFonts w:ascii="Consolas" w:eastAsia="Times New Roman" w:hAnsi="Consolas" w:cs="Times New Roman"/>
          <w:color w:val="000000"/>
          <w:sz w:val="20"/>
          <w:szCs w:val="24"/>
          <w:bdr w:val="none" w:sz="0" w:space="0" w:color="auto" w:frame="1"/>
          <w:lang w:eastAsia="en-US"/>
        </w:rPr>
        <w:t xml:space="preserve">; </w:t>
      </w:r>
    </w:p>
    <w:p w14:paraId="6C250D11"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run</w:t>
      </w:r>
      <w:r w:rsidRPr="00AA5F18">
        <w:rPr>
          <w:rFonts w:ascii="Consolas" w:eastAsia="Times New Roman" w:hAnsi="Consolas" w:cs="Times New Roman"/>
          <w:color w:val="000000"/>
          <w:sz w:val="20"/>
          <w:szCs w:val="24"/>
          <w:bdr w:val="none" w:sz="0" w:space="0" w:color="auto" w:frame="1"/>
          <w:lang w:eastAsia="en-US"/>
        </w:rPr>
        <w:t xml:space="preserve">; </w:t>
      </w:r>
    </w:p>
    <w:p w14:paraId="647329A7"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00"/>
          <w:sz w:val="20"/>
          <w:szCs w:val="24"/>
          <w:bdr w:val="none" w:sz="0" w:space="0" w:color="auto" w:frame="1"/>
          <w:lang w:eastAsia="en-US"/>
        </w:rPr>
        <w:t xml:space="preserve"> </w:t>
      </w:r>
    </w:p>
    <w:p w14:paraId="3111DBD6"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data</w:t>
      </w:r>
      <w:r w:rsidRPr="00AA5F18">
        <w:rPr>
          <w:rFonts w:ascii="Consolas" w:eastAsia="Times New Roman" w:hAnsi="Consolas" w:cs="Times New Roman"/>
          <w:color w:val="686868"/>
          <w:sz w:val="20"/>
          <w:szCs w:val="24"/>
          <w:bdr w:val="none" w:sz="0" w:space="0" w:color="auto" w:frame="1"/>
          <w:lang w:eastAsia="en-US"/>
        </w:rPr>
        <w:t xml:space="preserve"> CustomSelectedresults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152B775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color w:val="0000FF"/>
          <w:sz w:val="20"/>
          <w:szCs w:val="24"/>
          <w:bdr w:val="none" w:sz="0" w:space="0" w:color="auto" w:frame="1"/>
          <w:lang w:eastAsia="en-US"/>
        </w:rPr>
        <w:t>set</w:t>
      </w:r>
      <w:r w:rsidRPr="00AA5F18">
        <w:rPr>
          <w:rFonts w:ascii="Consolas" w:eastAsia="Times New Roman" w:hAnsi="Consolas" w:cs="Times New Roman"/>
          <w:color w:val="686868"/>
          <w:sz w:val="20"/>
          <w:szCs w:val="24"/>
          <w:bdr w:val="none" w:sz="0" w:space="0" w:color="auto" w:frame="1"/>
          <w:lang w:eastAsia="en-US"/>
        </w:rPr>
        <w:t xml:space="preserve"> CustomSelectedresults</w:t>
      </w:r>
      <w:r w:rsidRPr="00AA5F18">
        <w:rPr>
          <w:rFonts w:ascii="Consolas" w:eastAsia="Times New Roman" w:hAnsi="Consolas" w:cs="Times New Roman"/>
          <w:color w:val="000000"/>
          <w:sz w:val="20"/>
          <w:szCs w:val="24"/>
          <w:bdr w:val="none" w:sz="0" w:space="0" w:color="auto" w:frame="1"/>
          <w:lang w:eastAsia="en-US"/>
        </w:rPr>
        <w:t xml:space="preserve">; </w:t>
      </w:r>
    </w:p>
    <w:p w14:paraId="3F8EDD5D"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tab/>
        <w:t xml:space="preserve">predictedSalePrice </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 xml:space="preserve"> logsaleprice</w:t>
      </w:r>
      <w:r w:rsidRPr="00AA5F18">
        <w:rPr>
          <w:rFonts w:ascii="Consolas" w:eastAsia="Times New Roman" w:hAnsi="Consolas" w:cs="Times New Roman"/>
          <w:color w:val="000000"/>
          <w:sz w:val="20"/>
          <w:szCs w:val="24"/>
          <w:bdr w:val="none" w:sz="0" w:space="0" w:color="auto" w:frame="1"/>
          <w:lang w:eastAsia="en-US"/>
        </w:rPr>
        <w:t xml:space="preserve">; </w:t>
      </w:r>
    </w:p>
    <w:p w14:paraId="66CF0390" w14:textId="77777777" w:rsidR="00AA5F18" w:rsidRPr="00AA5F18" w:rsidRDefault="00AA5F18" w:rsidP="00AA5F18">
      <w:pPr>
        <w:shd w:val="clear" w:color="auto" w:fill="FFFFFF"/>
        <w:spacing w:before="0" w:after="0" w:line="240" w:lineRule="auto"/>
        <w:rPr>
          <w:rFonts w:ascii="Consolas" w:eastAsia="Times New Roman" w:hAnsi="Consolas" w:cs="Times New Roman"/>
          <w:color w:val="000000"/>
          <w:sz w:val="20"/>
          <w:szCs w:val="24"/>
          <w:lang w:eastAsia="en-US"/>
        </w:rPr>
      </w:pPr>
      <w:r w:rsidRPr="00AA5F18">
        <w:rPr>
          <w:rFonts w:ascii="Consolas" w:eastAsia="Times New Roman" w:hAnsi="Consolas" w:cs="Times New Roman"/>
          <w:color w:val="686868"/>
          <w:sz w:val="20"/>
          <w:szCs w:val="24"/>
          <w:bdr w:val="none" w:sz="0" w:space="0" w:color="auto" w:frame="1"/>
          <w:lang w:eastAsia="en-US"/>
        </w:rPr>
        <w:lastRenderedPageBreak/>
        <w:tab/>
      </w:r>
      <w:r w:rsidRPr="00AA5F18">
        <w:rPr>
          <w:rFonts w:ascii="Consolas" w:eastAsia="Times New Roman" w:hAnsi="Consolas" w:cs="Times New Roman"/>
          <w:color w:val="0000FF"/>
          <w:sz w:val="20"/>
          <w:szCs w:val="24"/>
          <w:bdr w:val="none" w:sz="0" w:space="0" w:color="auto" w:frame="1"/>
          <w:lang w:eastAsia="en-US"/>
        </w:rPr>
        <w:t>keep</w:t>
      </w:r>
      <w:r w:rsidRPr="00AA5F18">
        <w:rPr>
          <w:rFonts w:ascii="Consolas" w:eastAsia="Times New Roman" w:hAnsi="Consolas" w:cs="Times New Roman"/>
          <w:color w:val="686868"/>
          <w:sz w:val="20"/>
          <w:szCs w:val="24"/>
          <w:bdr w:val="none" w:sz="0" w:space="0" w:color="auto" w:frame="1"/>
          <w:lang w:eastAsia="en-US"/>
        </w:rPr>
        <w:t xml:space="preserve"> id Predict saleprice logsaleprice predictedSalePrice</w:t>
      </w:r>
      <w:r w:rsidRPr="00AA5F18">
        <w:rPr>
          <w:rFonts w:ascii="Consolas" w:eastAsia="Times New Roman" w:hAnsi="Consolas" w:cs="Times New Roman"/>
          <w:color w:val="000000"/>
          <w:sz w:val="20"/>
          <w:szCs w:val="24"/>
          <w:bdr w:val="none" w:sz="0" w:space="0" w:color="auto" w:frame="1"/>
          <w:lang w:eastAsia="en-US"/>
        </w:rPr>
        <w:t xml:space="preserve">; </w:t>
      </w:r>
    </w:p>
    <w:p w14:paraId="5E9EB920" w14:textId="2EC88FCB" w:rsidR="00AA5F18" w:rsidRPr="00AA5F18" w:rsidRDefault="00AA5F18" w:rsidP="00AA5F18">
      <w:r w:rsidRPr="00AA5F18">
        <w:rPr>
          <w:rFonts w:ascii="Consolas" w:eastAsia="Times New Roman" w:hAnsi="Consolas" w:cs="Times New Roman"/>
          <w:color w:val="686868"/>
          <w:sz w:val="20"/>
          <w:szCs w:val="24"/>
          <w:bdr w:val="none" w:sz="0" w:space="0" w:color="auto" w:frame="1"/>
          <w:lang w:eastAsia="en-US"/>
        </w:rPr>
        <w:tab/>
      </w:r>
      <w:r w:rsidRPr="00AA5F18">
        <w:rPr>
          <w:rFonts w:ascii="Consolas" w:eastAsia="Times New Roman" w:hAnsi="Consolas" w:cs="Times New Roman"/>
          <w:b/>
          <w:bCs/>
          <w:color w:val="000080"/>
          <w:sz w:val="20"/>
          <w:szCs w:val="24"/>
          <w:bdr w:val="none" w:sz="0" w:space="0" w:color="auto" w:frame="1"/>
          <w:lang w:eastAsia="en-US"/>
        </w:rPr>
        <w:t>proc</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b/>
          <w:bCs/>
          <w:color w:val="000080"/>
          <w:sz w:val="20"/>
          <w:szCs w:val="24"/>
          <w:bdr w:val="none" w:sz="0" w:space="0" w:color="auto" w:frame="1"/>
          <w:lang w:eastAsia="en-US"/>
        </w:rPr>
        <w:t>print</w:t>
      </w:r>
      <w:r w:rsidRPr="00AA5F18">
        <w:rPr>
          <w:rFonts w:ascii="Consolas" w:eastAsia="Times New Roman" w:hAnsi="Consolas" w:cs="Times New Roman"/>
          <w:color w:val="686868"/>
          <w:sz w:val="20"/>
          <w:szCs w:val="24"/>
          <w:bdr w:val="none" w:sz="0" w:space="0" w:color="auto" w:frame="1"/>
          <w:lang w:eastAsia="en-US"/>
        </w:rPr>
        <w:t xml:space="preserve"> </w:t>
      </w:r>
      <w:r w:rsidRPr="00AA5F18">
        <w:rPr>
          <w:rFonts w:ascii="Consolas" w:eastAsia="Times New Roman" w:hAnsi="Consolas" w:cs="Times New Roman"/>
          <w:color w:val="0000FF"/>
          <w:sz w:val="20"/>
          <w:szCs w:val="24"/>
          <w:bdr w:val="none" w:sz="0" w:space="0" w:color="auto" w:frame="1"/>
          <w:lang w:eastAsia="en-US"/>
        </w:rPr>
        <w:t>data</w:t>
      </w:r>
      <w:r w:rsidRPr="00AA5F18">
        <w:rPr>
          <w:rFonts w:ascii="Consolas" w:eastAsia="Times New Roman" w:hAnsi="Consolas" w:cs="Times New Roman"/>
          <w:color w:val="000000"/>
          <w:sz w:val="20"/>
          <w:szCs w:val="24"/>
          <w:bdr w:val="none" w:sz="0" w:space="0" w:color="auto" w:frame="1"/>
          <w:lang w:eastAsia="en-US"/>
        </w:rPr>
        <w:t>=</w:t>
      </w:r>
      <w:r w:rsidRPr="00AA5F18">
        <w:rPr>
          <w:rFonts w:ascii="Consolas" w:eastAsia="Times New Roman" w:hAnsi="Consolas" w:cs="Times New Roman"/>
          <w:color w:val="686868"/>
          <w:sz w:val="20"/>
          <w:szCs w:val="24"/>
          <w:bdr w:val="none" w:sz="0" w:space="0" w:color="auto" w:frame="1"/>
          <w:lang w:eastAsia="en-US"/>
        </w:rPr>
        <w:t>CustomSelectedresults</w:t>
      </w:r>
      <w:r w:rsidRPr="00AA5F18">
        <w:rPr>
          <w:rFonts w:ascii="Consolas" w:eastAsia="Times New Roman" w:hAnsi="Consolas" w:cs="Times New Roman"/>
          <w:color w:val="000000"/>
          <w:sz w:val="20"/>
          <w:szCs w:val="24"/>
          <w:bdr w:val="none" w:sz="0" w:space="0" w:color="auto" w:frame="1"/>
          <w:lang w:eastAsia="en-US"/>
        </w:rPr>
        <w:t>;</w:t>
      </w:r>
    </w:p>
    <w:p w14:paraId="6E4147C4" w14:textId="77777777" w:rsidR="009B0CF1" w:rsidRDefault="009B0CF1"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sectPr w:rsidR="009B0CF1" w:rsidSect="004E1AED">
      <w:footerReference w:type="default" r:id="rId36"/>
      <w:headerReference w:type="first" r:id="rId37"/>
      <w:footerReference w:type="first" r:id="rId38"/>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Xing" w:date="2018-04-19T16:49:00Z" w:initials="XY">
    <w:p w14:paraId="740A2570" w14:textId="5CECA913" w:rsidR="00333D40" w:rsidRPr="00856863" w:rsidRDefault="00333D40">
      <w:pPr>
        <w:pStyle w:val="CommentText"/>
      </w:pPr>
      <w:r>
        <w:rPr>
          <w:rStyle w:val="CommentReference"/>
        </w:rPr>
        <w:annotationRef/>
      </w:r>
      <w:r>
        <w:t xml:space="preserve">I </w:t>
      </w:r>
      <w:r w:rsidR="00856863">
        <w:t>believe</w:t>
      </w:r>
      <w:r>
        <w:t xml:space="preserve"> you meant adjr</w:t>
      </w:r>
      <w:r w:rsidR="00856863" w:rsidRPr="00856863">
        <w:rPr>
          <w:vertAlign w:val="superscript"/>
        </w:rPr>
        <w:t>2</w:t>
      </w:r>
      <w:r w:rsidR="00856863">
        <w:t>. Better to be more accurate.</w:t>
      </w:r>
    </w:p>
  </w:comment>
  <w:comment w:id="16" w:author="Xing" w:date="2018-04-19T16:55:00Z" w:initials="XY">
    <w:p w14:paraId="01B6CD72" w14:textId="10B2C565" w:rsidR="009957B7" w:rsidRDefault="009957B7">
      <w:pPr>
        <w:pStyle w:val="CommentText"/>
      </w:pPr>
      <w:r>
        <w:rPr>
          <w:rStyle w:val="CommentReference"/>
        </w:rPr>
        <w:annotationRef/>
      </w:r>
      <w:r>
        <w:t xml:space="preserve">Good interpretation. It is better to place the SAS output of Confidence interval with the statement or at least point out which table to refer to in appendix. </w:t>
      </w:r>
    </w:p>
  </w:comment>
  <w:comment w:id="17" w:author="Xing" w:date="2018-04-20T21:25:00Z" w:initials="XY">
    <w:p w14:paraId="55AB7ECD" w14:textId="748013A9" w:rsidR="00854AE7" w:rsidRDefault="00854AE7">
      <w:pPr>
        <w:pStyle w:val="CommentText"/>
      </w:pPr>
      <w:r>
        <w:rPr>
          <w:rStyle w:val="CommentReference"/>
        </w:rPr>
        <w:annotationRef/>
      </w:r>
      <w:r>
        <w:t>The internal CV PRESS is required but not included here. It is just a statistic for leave one out CV which can be obtained using proc glm.</w:t>
      </w:r>
    </w:p>
  </w:comment>
  <w:comment w:id="18" w:author="Xing" w:date="2018-04-19T17:01:00Z" w:initials="XY">
    <w:p w14:paraId="25FABE13" w14:textId="10D4C34E" w:rsidR="00785961" w:rsidRDefault="00785961">
      <w:pPr>
        <w:pStyle w:val="CommentText"/>
      </w:pPr>
      <w:r>
        <w:rPr>
          <w:rStyle w:val="CommentReference"/>
        </w:rPr>
        <w:annotationRef/>
      </w:r>
      <w:r>
        <w:t xml:space="preserve">Great. </w:t>
      </w:r>
      <w:r w:rsidR="00CD63CE">
        <w:t>M</w:t>
      </w:r>
      <w:r>
        <w:t xml:space="preserve">ost of the data mining techniques are </w:t>
      </w:r>
      <w:r w:rsidR="00190DBD">
        <w:t xml:space="preserve">used </w:t>
      </w:r>
      <w:r w:rsidR="00CD63CE">
        <w:t>with</w:t>
      </w:r>
      <w:r w:rsidR="00190DBD">
        <w:t xml:space="preserve"> </w:t>
      </w:r>
      <w:r w:rsidR="00CD63CE">
        <w:t>observational data</w:t>
      </w:r>
      <w:r>
        <w:t xml:space="preserve">. </w:t>
      </w:r>
      <w:r w:rsidR="00CD63CE">
        <w:t xml:space="preserve">The </w:t>
      </w:r>
      <w:r>
        <w:t xml:space="preserve">study is not designed as the experiments (randomized) we described in the beginning of this course. </w:t>
      </w:r>
    </w:p>
  </w:comment>
  <w:comment w:id="19" w:author="Xing" w:date="2018-04-19T16:43:00Z" w:initials="XY">
    <w:p w14:paraId="7E40BC10" w14:textId="4B85E821" w:rsidR="00A778A7" w:rsidRDefault="00A778A7">
      <w:pPr>
        <w:pStyle w:val="CommentText"/>
      </w:pPr>
      <w:r>
        <w:rPr>
          <w:rStyle w:val="CommentReference"/>
        </w:rPr>
        <w:annotationRef/>
      </w:r>
      <w:r>
        <w:t>I noticed you included captions for the figures in appendix. I would encourage you to do so for figures in the main body as well simply for clarification. The formal report and publications always require the captions for all tables and figures/</w:t>
      </w:r>
    </w:p>
  </w:comment>
  <w:comment w:id="20" w:author="Xing" w:date="2018-04-20T21:33:00Z" w:initials="XY">
    <w:p w14:paraId="2E0A418F" w14:textId="77008952" w:rsidR="005A05CE" w:rsidRDefault="005A05CE">
      <w:pPr>
        <w:pStyle w:val="CommentText"/>
      </w:pPr>
      <w:r>
        <w:rPr>
          <w:rStyle w:val="CommentReference"/>
        </w:rPr>
        <w:annotationRef/>
      </w:r>
      <w:r>
        <w:t xml:space="preserve">It would be better to explicitly write the equation of the selected model with estimated coefficients </w:t>
      </w:r>
      <w:r w:rsidR="0052290E">
        <w:t>even if you don’t need to interprete the emodel</w:t>
      </w:r>
      <w:r>
        <w:t>.</w:t>
      </w:r>
    </w:p>
  </w:comment>
  <w:comment w:id="21" w:author="Xing" w:date="2018-04-20T21:36:00Z" w:initials="XY">
    <w:p w14:paraId="79FA820D" w14:textId="61022FAE" w:rsidR="005A05CE" w:rsidRDefault="005A05CE">
      <w:pPr>
        <w:pStyle w:val="CommentText"/>
      </w:pPr>
      <w:r>
        <w:rPr>
          <w:rStyle w:val="CommentReference"/>
        </w:rPr>
        <w:annotationRef/>
      </w:r>
      <w:r>
        <w:t>Yes, the Cook’s D statistic is not that high.</w:t>
      </w:r>
    </w:p>
  </w:comment>
  <w:comment w:id="23" w:author="Xing" w:date="2018-04-20T21:39:00Z" w:initials="XY">
    <w:p w14:paraId="2C4E62B7" w14:textId="1D30F0B7" w:rsidR="005A05CE" w:rsidRDefault="005A05CE">
      <w:pPr>
        <w:pStyle w:val="CommentText"/>
      </w:pPr>
      <w:r>
        <w:rPr>
          <w:rStyle w:val="CommentReference"/>
        </w:rPr>
        <w:annotationRef/>
      </w:r>
      <w:r>
        <w:t xml:space="preserve">It is good to do so. </w:t>
      </w:r>
    </w:p>
  </w:comment>
  <w:comment w:id="24" w:author="Xing" w:date="2018-04-20T21:38:00Z" w:initials="XY">
    <w:p w14:paraId="798F563F" w14:textId="7B928A96" w:rsidR="005A05CE" w:rsidRDefault="005A05CE">
      <w:pPr>
        <w:pStyle w:val="CommentText"/>
      </w:pPr>
      <w:r>
        <w:rPr>
          <w:rStyle w:val="CommentReference"/>
        </w:rPr>
        <w:annotationRef/>
      </w:r>
      <w:r>
        <w:t xml:space="preserve">Does it mean you </w:t>
      </w:r>
      <w:r w:rsidR="00A106B1">
        <w:t>applied the model on the testing dataset or you did your own external cross validation</w:t>
      </w:r>
      <w:r>
        <w:t>? It is better to be specific.</w:t>
      </w:r>
    </w:p>
    <w:p w14:paraId="26E2A459" w14:textId="75CFB1DB" w:rsidR="005A05CE" w:rsidRDefault="005A05CE">
      <w:pPr>
        <w:pStyle w:val="CommentText"/>
      </w:pPr>
      <w:r>
        <w:t>Removing collinearity might not increase the prediction accuracy but it should decrease the confidence interval of the coefficient estimates.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0A2570" w15:done="0"/>
  <w15:commentEx w15:paraId="01B6CD72" w15:done="0"/>
  <w15:commentEx w15:paraId="55AB7ECD" w15:done="0"/>
  <w15:commentEx w15:paraId="25FABE13" w15:done="0"/>
  <w15:commentEx w15:paraId="7E40BC10" w15:done="0"/>
  <w15:commentEx w15:paraId="2E0A418F" w15:done="0"/>
  <w15:commentEx w15:paraId="79FA820D" w15:done="0"/>
  <w15:commentEx w15:paraId="2C4E62B7" w15:done="0"/>
  <w15:commentEx w15:paraId="26E2A4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57820" w14:textId="77777777" w:rsidR="00013C1B" w:rsidRDefault="00013C1B">
      <w:pPr>
        <w:spacing w:after="0" w:line="240" w:lineRule="auto"/>
      </w:pPr>
      <w:r>
        <w:separator/>
      </w:r>
    </w:p>
  </w:endnote>
  <w:endnote w:type="continuationSeparator" w:id="0">
    <w:p w14:paraId="4B581D9C" w14:textId="77777777" w:rsidR="00013C1B" w:rsidRDefault="00013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057CB67F" w14:textId="546383FE" w:rsidR="00377336" w:rsidRDefault="00377336" w:rsidP="00706880">
        <w:pPr>
          <w:pStyle w:val="Footer"/>
          <w:jc w:val="center"/>
        </w:pPr>
        <w:r>
          <w:fldChar w:fldCharType="begin"/>
        </w:r>
        <w:r>
          <w:instrText xml:space="preserve"> PAGE   \* MERGEFORMAT </w:instrText>
        </w:r>
        <w:r>
          <w:fldChar w:fldCharType="separate"/>
        </w:r>
        <w:r w:rsidR="00F72978">
          <w:rPr>
            <w:noProof/>
          </w:rPr>
          <w:t>17</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80286"/>
      <w:docPartObj>
        <w:docPartGallery w:val="Page Numbers (Bottom of Page)"/>
        <w:docPartUnique/>
      </w:docPartObj>
    </w:sdtPr>
    <w:sdtEndPr>
      <w:rPr>
        <w:noProof/>
      </w:rPr>
    </w:sdtEndPr>
    <w:sdtContent>
      <w:p w14:paraId="18A1E0C7" w14:textId="4F1E123F" w:rsidR="00377336" w:rsidRDefault="00377336">
        <w:pPr>
          <w:pStyle w:val="Footer"/>
          <w:jc w:val="center"/>
        </w:pPr>
        <w:r>
          <w:fldChar w:fldCharType="begin"/>
        </w:r>
        <w:r>
          <w:instrText xml:space="preserve"> PAGE   \* MERGEFORMAT </w:instrText>
        </w:r>
        <w:r>
          <w:fldChar w:fldCharType="separate"/>
        </w:r>
        <w:r w:rsidR="00F72978">
          <w:rPr>
            <w:noProof/>
          </w:rPr>
          <w:t>1</w:t>
        </w:r>
        <w:r>
          <w:rPr>
            <w:noProof/>
          </w:rPr>
          <w:fldChar w:fldCharType="end"/>
        </w:r>
      </w:p>
    </w:sdtContent>
  </w:sdt>
  <w:p w14:paraId="5416B9A5" w14:textId="77777777" w:rsidR="00377336" w:rsidRDefault="003773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36DE4" w14:textId="77777777" w:rsidR="00013C1B" w:rsidRDefault="00013C1B">
      <w:pPr>
        <w:spacing w:after="0" w:line="240" w:lineRule="auto"/>
      </w:pPr>
      <w:r>
        <w:separator/>
      </w:r>
    </w:p>
  </w:footnote>
  <w:footnote w:type="continuationSeparator" w:id="0">
    <w:p w14:paraId="0F2C44E2" w14:textId="77777777" w:rsidR="00013C1B" w:rsidRDefault="00013C1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1331" w14:textId="2E91CDA9" w:rsidR="00377336" w:rsidRPr="009B4D24" w:rsidRDefault="00377336">
    <w:pPr>
      <w:pStyle w:val="Header"/>
      <w:rPr>
        <w:sz w:val="18"/>
      </w:rPr>
    </w:pPr>
    <w:r w:rsidRPr="009B4D24">
      <w:rPr>
        <w:sz w:val="18"/>
      </w:rPr>
      <w:t>Daniel Davieau</w:t>
    </w:r>
    <w:r w:rsidRPr="009B4D24">
      <w:rPr>
        <w:sz w:val="18"/>
      </w:rPr>
      <w:tab/>
    </w:r>
    <w:r w:rsidRPr="009B4D24">
      <w:rPr>
        <w:sz w:val="18"/>
      </w:rPr>
      <w:tab/>
    </w:r>
    <w:r w:rsidRPr="009B4D24">
      <w:rPr>
        <w:sz w:val="18"/>
      </w:rPr>
      <w:tab/>
    </w:r>
    <w:r w:rsidRPr="009B4D24">
      <w:rPr>
        <w:sz w:val="18"/>
      </w:rPr>
      <w:tab/>
    </w:r>
    <w:r w:rsidRPr="009B4D24">
      <w:rPr>
        <w:sz w:val="18"/>
      </w:rPr>
      <w:tab/>
      <w:t>HW 13 &amp; 14</w:t>
    </w:r>
    <w:r w:rsidRPr="009B4D24">
      <w:rPr>
        <w:sz w:val="18"/>
      </w:rPr>
      <w:ptab w:relativeTo="margin" w:alignment="right" w:leader="none"/>
    </w:r>
    <w:r>
      <w:rPr>
        <w:sz w:val="18"/>
      </w:rPr>
      <w:t>April 18</w:t>
    </w:r>
    <w:r w:rsidRPr="009B4D24">
      <w:rPr>
        <w:sz w:val="18"/>
      </w:rPr>
      <w:t>, 2018</w:t>
    </w:r>
  </w:p>
  <w:p w14:paraId="1757D324" w14:textId="52EA42DC" w:rsidR="00377336" w:rsidRPr="009B4D24" w:rsidRDefault="00377336">
    <w:pPr>
      <w:pStyle w:val="Header"/>
      <w:rPr>
        <w:sz w:val="18"/>
      </w:rPr>
    </w:pPr>
    <w:r w:rsidRPr="009B4D24">
      <w:rPr>
        <w:sz w:val="18"/>
      </w:rPr>
      <w:t>Korey MacVittie</w:t>
    </w:r>
    <w:r>
      <w:rPr>
        <w:sz w:val="18"/>
      </w:rPr>
      <w:tab/>
    </w:r>
    <w:r>
      <w:rPr>
        <w:sz w:val="18"/>
      </w:rPr>
      <w:tab/>
    </w:r>
    <w:r>
      <w:rPr>
        <w:sz w:val="18"/>
      </w:rPr>
      <w:tab/>
    </w:r>
    <w:r>
      <w:rPr>
        <w:sz w:val="18"/>
      </w:rPr>
      <w:tab/>
    </w:r>
    <w:r>
      <w:rPr>
        <w:sz w:val="18"/>
      </w:rPr>
      <w:tab/>
      <w:t>Case Study</w:t>
    </w:r>
  </w:p>
  <w:p w14:paraId="1A555084" w14:textId="278063AE" w:rsidR="00377336" w:rsidRPr="009B4D24" w:rsidRDefault="00377336">
    <w:pPr>
      <w:pStyle w:val="Header"/>
      <w:rPr>
        <w:sz w:val="18"/>
      </w:rPr>
    </w:pPr>
    <w:r w:rsidRPr="009B4D24">
      <w:rPr>
        <w:sz w:val="18"/>
      </w:rPr>
      <w:t>Stacy Conant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BB7479"/>
    <w:multiLevelType w:val="hybridMultilevel"/>
    <w:tmpl w:val="C5C802BA"/>
    <w:lvl w:ilvl="0" w:tplc="BCB01C44">
      <w:start w:val="2"/>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10"/>
  </w:num>
  <w:num w:numId="3">
    <w:abstractNumId w:val="13"/>
  </w:num>
  <w:num w:numId="4">
    <w:abstractNumId w:val="11"/>
  </w:num>
  <w:num w:numId="5">
    <w:abstractNumId w:val="16"/>
  </w:num>
  <w:num w:numId="6">
    <w:abstractNumId w:val="17"/>
  </w:num>
  <w:num w:numId="7">
    <w:abstractNumId w:val="15"/>
  </w:num>
  <w:num w:numId="8">
    <w:abstractNumId w:val="1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ttachedTemplate r:id="rId1"/>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3F1"/>
    <w:rsid w:val="00013C1B"/>
    <w:rsid w:val="000903F1"/>
    <w:rsid w:val="001146D7"/>
    <w:rsid w:val="001164EC"/>
    <w:rsid w:val="001551B3"/>
    <w:rsid w:val="00175ED6"/>
    <w:rsid w:val="00176763"/>
    <w:rsid w:val="00190DBD"/>
    <w:rsid w:val="00194DF6"/>
    <w:rsid w:val="001B7928"/>
    <w:rsid w:val="001C2293"/>
    <w:rsid w:val="001F6D30"/>
    <w:rsid w:val="00211C25"/>
    <w:rsid w:val="00280E26"/>
    <w:rsid w:val="00291064"/>
    <w:rsid w:val="002A2451"/>
    <w:rsid w:val="002A7E1D"/>
    <w:rsid w:val="002D092E"/>
    <w:rsid w:val="002D542D"/>
    <w:rsid w:val="00333D40"/>
    <w:rsid w:val="00335EE6"/>
    <w:rsid w:val="003417BC"/>
    <w:rsid w:val="00341E80"/>
    <w:rsid w:val="003514DA"/>
    <w:rsid w:val="00366545"/>
    <w:rsid w:val="00377336"/>
    <w:rsid w:val="00390D33"/>
    <w:rsid w:val="003B2F6B"/>
    <w:rsid w:val="003C392E"/>
    <w:rsid w:val="003C51FE"/>
    <w:rsid w:val="003E7A26"/>
    <w:rsid w:val="00406CC6"/>
    <w:rsid w:val="0042268D"/>
    <w:rsid w:val="00425991"/>
    <w:rsid w:val="00432683"/>
    <w:rsid w:val="00450407"/>
    <w:rsid w:val="0045321E"/>
    <w:rsid w:val="004649ED"/>
    <w:rsid w:val="00497232"/>
    <w:rsid w:val="004A4245"/>
    <w:rsid w:val="004A576B"/>
    <w:rsid w:val="004B3B37"/>
    <w:rsid w:val="004E1AED"/>
    <w:rsid w:val="0052290E"/>
    <w:rsid w:val="00530257"/>
    <w:rsid w:val="00545185"/>
    <w:rsid w:val="00555AFF"/>
    <w:rsid w:val="005658B5"/>
    <w:rsid w:val="005A05CE"/>
    <w:rsid w:val="005A3E0F"/>
    <w:rsid w:val="005C12A5"/>
    <w:rsid w:val="005D0FB2"/>
    <w:rsid w:val="006066D2"/>
    <w:rsid w:val="00607406"/>
    <w:rsid w:val="0063704F"/>
    <w:rsid w:val="00654539"/>
    <w:rsid w:val="00665816"/>
    <w:rsid w:val="00697FD6"/>
    <w:rsid w:val="006F777B"/>
    <w:rsid w:val="00705F93"/>
    <w:rsid w:val="00706880"/>
    <w:rsid w:val="007214E7"/>
    <w:rsid w:val="00725981"/>
    <w:rsid w:val="007544AF"/>
    <w:rsid w:val="00785961"/>
    <w:rsid w:val="007A55CB"/>
    <w:rsid w:val="007D2D0F"/>
    <w:rsid w:val="007D7692"/>
    <w:rsid w:val="00803662"/>
    <w:rsid w:val="008048DE"/>
    <w:rsid w:val="008144AF"/>
    <w:rsid w:val="00821260"/>
    <w:rsid w:val="0082163C"/>
    <w:rsid w:val="00826209"/>
    <w:rsid w:val="00851A7A"/>
    <w:rsid w:val="00854AE7"/>
    <w:rsid w:val="00856863"/>
    <w:rsid w:val="00872D5D"/>
    <w:rsid w:val="00874622"/>
    <w:rsid w:val="00880240"/>
    <w:rsid w:val="00890F7B"/>
    <w:rsid w:val="008927DB"/>
    <w:rsid w:val="00895F36"/>
    <w:rsid w:val="008C22CC"/>
    <w:rsid w:val="008C39FC"/>
    <w:rsid w:val="00921473"/>
    <w:rsid w:val="00935F91"/>
    <w:rsid w:val="00951850"/>
    <w:rsid w:val="00960F23"/>
    <w:rsid w:val="00963F99"/>
    <w:rsid w:val="00982682"/>
    <w:rsid w:val="009957B7"/>
    <w:rsid w:val="009A3651"/>
    <w:rsid w:val="009B0CF1"/>
    <w:rsid w:val="009B35DD"/>
    <w:rsid w:val="009B4D24"/>
    <w:rsid w:val="009E186F"/>
    <w:rsid w:val="00A106B1"/>
    <w:rsid w:val="00A1310C"/>
    <w:rsid w:val="00A474F2"/>
    <w:rsid w:val="00A778A7"/>
    <w:rsid w:val="00A81B58"/>
    <w:rsid w:val="00AA5F18"/>
    <w:rsid w:val="00AB4459"/>
    <w:rsid w:val="00AC2454"/>
    <w:rsid w:val="00AF00BB"/>
    <w:rsid w:val="00AF20B7"/>
    <w:rsid w:val="00AF3F55"/>
    <w:rsid w:val="00B355C0"/>
    <w:rsid w:val="00B542CF"/>
    <w:rsid w:val="00B5727B"/>
    <w:rsid w:val="00B67775"/>
    <w:rsid w:val="00BA14A4"/>
    <w:rsid w:val="00BB4722"/>
    <w:rsid w:val="00BE0DF6"/>
    <w:rsid w:val="00C07E71"/>
    <w:rsid w:val="00C16DE1"/>
    <w:rsid w:val="00C5499C"/>
    <w:rsid w:val="00C903D6"/>
    <w:rsid w:val="00CB0AC0"/>
    <w:rsid w:val="00CC50E5"/>
    <w:rsid w:val="00CD63CE"/>
    <w:rsid w:val="00CE60A0"/>
    <w:rsid w:val="00D47A97"/>
    <w:rsid w:val="00D5659C"/>
    <w:rsid w:val="00DB6711"/>
    <w:rsid w:val="00DC5FA3"/>
    <w:rsid w:val="00DE5956"/>
    <w:rsid w:val="00E5696E"/>
    <w:rsid w:val="00ED3615"/>
    <w:rsid w:val="00EF51A1"/>
    <w:rsid w:val="00F240C4"/>
    <w:rsid w:val="00F34943"/>
    <w:rsid w:val="00F575E3"/>
    <w:rsid w:val="00F65233"/>
    <w:rsid w:val="00F72978"/>
    <w:rsid w:val="00F91E52"/>
    <w:rsid w:val="00FE00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E3B21"/>
  <w15:docId w15:val="{3AEC9A1F-A6A6-4719-B83C-3A6D52131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335EE6"/>
    <w:rPr>
      <w:color w:val="005DBA" w:themeColor="hyperlink"/>
      <w:u w:val="single"/>
    </w:rPr>
  </w:style>
  <w:style w:type="character" w:customStyle="1" w:styleId="UnresolvedMention1">
    <w:name w:val="Unresolved Mention1"/>
    <w:basedOn w:val="DefaultParagraphFont"/>
    <w:uiPriority w:val="99"/>
    <w:semiHidden/>
    <w:unhideWhenUsed/>
    <w:rsid w:val="00335EE6"/>
    <w:rPr>
      <w:color w:val="808080"/>
      <w:shd w:val="clear" w:color="auto" w:fill="E6E6E6"/>
    </w:rPr>
  </w:style>
  <w:style w:type="paragraph" w:styleId="ListParagraph">
    <w:name w:val="List Paragraph"/>
    <w:basedOn w:val="Normal"/>
    <w:uiPriority w:val="34"/>
    <w:unhideWhenUsed/>
    <w:qFormat/>
    <w:rsid w:val="001551B3"/>
    <w:pPr>
      <w:ind w:left="720"/>
      <w:contextualSpacing/>
    </w:pPr>
  </w:style>
  <w:style w:type="table" w:styleId="GridTable5Dark-Accent5">
    <w:name w:val="Grid Table 5 Dark Accent 5"/>
    <w:basedOn w:val="TableNormal"/>
    <w:uiPriority w:val="50"/>
    <w:rsid w:val="004504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2828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2828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2828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28288" w:themeFill="accent5"/>
      </w:tcPr>
    </w:tblStylePr>
    <w:tblStylePr w:type="band1Vert">
      <w:tblPr/>
      <w:tcPr>
        <w:shd w:val="clear" w:color="auto" w:fill="CCCCCF" w:themeFill="accent5" w:themeFillTint="66"/>
      </w:tcPr>
    </w:tblStylePr>
    <w:tblStylePr w:type="band1Horz">
      <w:tblPr/>
      <w:tcPr>
        <w:shd w:val="clear" w:color="auto" w:fill="CCCCCF"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693639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9140478">
      <w:bodyDiv w:val="1"/>
      <w:marLeft w:val="0"/>
      <w:marRight w:val="0"/>
      <w:marTop w:val="0"/>
      <w:marBottom w:val="0"/>
      <w:divBdr>
        <w:top w:val="none" w:sz="0" w:space="0" w:color="auto"/>
        <w:left w:val="none" w:sz="0" w:space="0" w:color="auto"/>
        <w:bottom w:val="none" w:sz="0" w:space="0" w:color="auto"/>
        <w:right w:val="none" w:sz="0" w:space="0" w:color="auto"/>
      </w:divBdr>
    </w:div>
    <w:div w:id="9545551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1021405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28168459">
      <w:bodyDiv w:val="1"/>
      <w:marLeft w:val="0"/>
      <w:marRight w:val="0"/>
      <w:marTop w:val="0"/>
      <w:marBottom w:val="0"/>
      <w:divBdr>
        <w:top w:val="none" w:sz="0" w:space="0" w:color="auto"/>
        <w:left w:val="none" w:sz="0" w:space="0" w:color="auto"/>
        <w:bottom w:val="none" w:sz="0" w:space="0" w:color="auto"/>
        <w:right w:val="none" w:sz="0" w:space="0" w:color="auto"/>
      </w:divBdr>
    </w:div>
    <w:div w:id="206367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kaggle.com/c/house-prices-advanced-regression-techniques" TargetMode="External"/><Relationship Id="rId21" Type="http://schemas.openxmlformats.org/officeDocument/2006/relationships/hyperlink" Target="https://ww2.amstat.org/publications/jse/v19n3/decock.pdf"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endnotes" Target="endnotes.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PH\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C8216B-F3C5-E948-A769-AA4CB06B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C:\Users\JPH\AppData\Roaming\Microsoft\Templates\Banded design (blank).dotx</Template>
  <TotalTime>42</TotalTime>
  <Pages>17</Pages>
  <Words>3996</Words>
  <Characters>22780</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Stacy C</dc:creator>
  <cp:lastModifiedBy>Xing</cp:lastModifiedBy>
  <cp:revision>19</cp:revision>
  <dcterms:created xsi:type="dcterms:W3CDTF">2018-04-18T20:41:00Z</dcterms:created>
  <dcterms:modified xsi:type="dcterms:W3CDTF">2018-04-21T04:18:00Z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